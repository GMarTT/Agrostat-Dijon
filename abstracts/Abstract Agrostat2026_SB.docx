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C22014" w14:textId="42CD7693" w:rsidR="00336E7C" w:rsidRDefault="00FB3727" w:rsidP="00336E7C">
      <w:pPr>
        <w:jc w:val="center"/>
        <w:rPr>
          <w:ins w:id="0" w:author="BOUGEARD Stephanie" w:date="2026-05-12T09:42:00Z"/>
          <w:u w:val="single"/>
          <w:lang w:val="en-US"/>
        </w:rPr>
      </w:pPr>
      <w:ins w:id="1" w:author="BOUGEARD Stephanie" w:date="2026-05-12T09:44:00Z">
        <w:r>
          <w:rPr>
            <w:u w:val="single"/>
            <w:lang w:val="en-US"/>
          </w:rPr>
          <w:t xml:space="preserve">Mixing </w:t>
        </w:r>
      </w:ins>
      <w:del w:id="2" w:author="BOUGEARD Stephanie" w:date="2026-05-12T09:44:00Z">
        <w:r w:rsidR="00336E7C" w:rsidRPr="00336E7C" w:rsidDel="00FB3727">
          <w:rPr>
            <w:u w:val="single"/>
            <w:lang w:val="en-US"/>
          </w:rPr>
          <w:delText>F</w:delText>
        </w:r>
      </w:del>
      <w:ins w:id="3" w:author="BOUGEARD Stephanie" w:date="2026-05-12T09:44:00Z">
        <w:r>
          <w:rPr>
            <w:u w:val="single"/>
            <w:lang w:val="en-US"/>
          </w:rPr>
          <w:t>f</w:t>
        </w:r>
      </w:ins>
      <w:r w:rsidR="00336E7C" w:rsidRPr="00336E7C">
        <w:rPr>
          <w:u w:val="single"/>
          <w:lang w:val="en-US"/>
        </w:rPr>
        <w:t xml:space="preserve">unctional and </w:t>
      </w:r>
      <w:del w:id="4" w:author="BOUGEARD Stephanie" w:date="2026-05-12T09:44:00Z">
        <w:r w:rsidR="00336E7C" w:rsidRPr="00336E7C" w:rsidDel="00FB3727">
          <w:rPr>
            <w:u w:val="single"/>
            <w:lang w:val="en-US"/>
          </w:rPr>
          <w:delText xml:space="preserve">Multiblock </w:delText>
        </w:r>
      </w:del>
      <w:ins w:id="5" w:author="BOUGEARD Stephanie" w:date="2026-05-12T09:44:00Z">
        <w:r>
          <w:rPr>
            <w:u w:val="single"/>
            <w:lang w:val="en-US"/>
          </w:rPr>
          <w:t>m</w:t>
        </w:r>
        <w:r w:rsidRPr="00336E7C">
          <w:rPr>
            <w:u w:val="single"/>
            <w:lang w:val="en-US"/>
          </w:rPr>
          <w:t xml:space="preserve">ultiblock </w:t>
        </w:r>
      </w:ins>
      <w:del w:id="6" w:author="BOUGEARD Stephanie" w:date="2026-05-12T09:44:00Z">
        <w:r w:rsidR="00336E7C" w:rsidRPr="00336E7C" w:rsidDel="00FB3727">
          <w:rPr>
            <w:u w:val="single"/>
            <w:lang w:val="en-US"/>
          </w:rPr>
          <w:delText xml:space="preserve">Approaches </w:delText>
        </w:r>
      </w:del>
      <w:ins w:id="7" w:author="BOUGEARD Stephanie" w:date="2026-05-12T09:44:00Z">
        <w:r>
          <w:rPr>
            <w:u w:val="single"/>
            <w:lang w:val="en-US"/>
          </w:rPr>
          <w:t>a</w:t>
        </w:r>
        <w:r w:rsidRPr="00336E7C">
          <w:rPr>
            <w:u w:val="single"/>
            <w:lang w:val="en-US"/>
          </w:rPr>
          <w:t xml:space="preserve">pproaches </w:t>
        </w:r>
      </w:ins>
      <w:del w:id="8" w:author="BOUGEARD Stephanie" w:date="2026-05-12T09:44:00Z">
        <w:r w:rsidR="00336E7C" w:rsidRPr="00336E7C" w:rsidDel="00FB3727">
          <w:rPr>
            <w:u w:val="single"/>
            <w:lang w:val="en-US"/>
          </w:rPr>
          <w:delText xml:space="preserve">for </w:delText>
        </w:r>
      </w:del>
      <w:ins w:id="9" w:author="BOUGEARD Stephanie" w:date="2026-05-12T09:44:00Z">
        <w:r>
          <w:rPr>
            <w:u w:val="single"/>
            <w:lang w:val="en-US"/>
          </w:rPr>
          <w:t>to explore</w:t>
        </w:r>
        <w:r w:rsidRPr="00336E7C">
          <w:rPr>
            <w:u w:val="single"/>
            <w:lang w:val="en-US"/>
          </w:rPr>
          <w:t xml:space="preserve"> </w:t>
        </w:r>
      </w:ins>
      <w:del w:id="10" w:author="BOUGEARD Stephanie" w:date="2026-05-12T09:44:00Z">
        <w:r w:rsidR="00336E7C" w:rsidRPr="00336E7C" w:rsidDel="00FB3727">
          <w:rPr>
            <w:u w:val="single"/>
            <w:lang w:val="en-US"/>
          </w:rPr>
          <w:delText xml:space="preserve">One </w:delText>
        </w:r>
      </w:del>
      <w:ins w:id="11" w:author="BOUGEARD Stephanie" w:date="2026-05-12T09:44:00Z">
        <w:r>
          <w:rPr>
            <w:u w:val="single"/>
            <w:lang w:val="en-US"/>
          </w:rPr>
          <w:t>o</w:t>
        </w:r>
        <w:r w:rsidRPr="00336E7C">
          <w:rPr>
            <w:u w:val="single"/>
            <w:lang w:val="en-US"/>
          </w:rPr>
          <w:t xml:space="preserve">ne </w:t>
        </w:r>
      </w:ins>
      <w:del w:id="12" w:author="BOUGEARD Stephanie" w:date="2026-05-12T09:44:00Z">
        <w:r w:rsidR="00336E7C" w:rsidRPr="00336E7C" w:rsidDel="00FB3727">
          <w:rPr>
            <w:u w:val="single"/>
            <w:lang w:val="en-US"/>
          </w:rPr>
          <w:delText xml:space="preserve">Health </w:delText>
        </w:r>
      </w:del>
      <w:ins w:id="13" w:author="BOUGEARD Stephanie" w:date="2026-05-12T09:44:00Z">
        <w:r>
          <w:rPr>
            <w:u w:val="single"/>
            <w:lang w:val="en-US"/>
          </w:rPr>
          <w:t>h</w:t>
        </w:r>
        <w:r w:rsidRPr="00336E7C">
          <w:rPr>
            <w:u w:val="single"/>
            <w:lang w:val="en-US"/>
          </w:rPr>
          <w:t xml:space="preserve">ealth </w:t>
        </w:r>
      </w:ins>
      <w:del w:id="14" w:author="BOUGEARD Stephanie" w:date="2026-05-12T09:44:00Z">
        <w:r w:rsidR="00336E7C" w:rsidRPr="00336E7C" w:rsidDel="00FB3727">
          <w:rPr>
            <w:u w:val="single"/>
            <w:lang w:val="en-US"/>
          </w:rPr>
          <w:delText xml:space="preserve">Antimicrobial </w:delText>
        </w:r>
      </w:del>
      <w:ins w:id="15" w:author="BOUGEARD Stephanie" w:date="2026-05-12T09:44:00Z">
        <w:r>
          <w:rPr>
            <w:u w:val="single"/>
            <w:lang w:val="en-US"/>
          </w:rPr>
          <w:t>a</w:t>
        </w:r>
        <w:r w:rsidRPr="00336E7C">
          <w:rPr>
            <w:u w:val="single"/>
            <w:lang w:val="en-US"/>
          </w:rPr>
          <w:t xml:space="preserve">ntimicrobial </w:t>
        </w:r>
      </w:ins>
      <w:del w:id="16" w:author="BOUGEARD Stephanie" w:date="2026-05-12T09:44:00Z">
        <w:r w:rsidR="00336E7C" w:rsidRPr="00336E7C" w:rsidDel="00FB3727">
          <w:rPr>
            <w:u w:val="single"/>
            <w:lang w:val="en-US"/>
          </w:rPr>
          <w:delText>R</w:delText>
        </w:r>
      </w:del>
      <w:ins w:id="17" w:author="MARTET Gaspard" w:date="2026-05-12T11:09:00Z">
        <w:r w:rsidR="00900FB1">
          <w:rPr>
            <w:u w:val="single"/>
            <w:lang w:val="en-US"/>
          </w:rPr>
          <w:t>r</w:t>
        </w:r>
      </w:ins>
      <w:ins w:id="18" w:author="BOUGEARD Stephanie" w:date="2026-05-12T09:44:00Z">
        <w:del w:id="19" w:author="MARTET Gaspard" w:date="2026-05-12T11:09:00Z">
          <w:r w:rsidDel="00900FB1">
            <w:rPr>
              <w:u w:val="single"/>
              <w:lang w:val="en-US"/>
            </w:rPr>
            <w:delText>e</w:delText>
          </w:r>
        </w:del>
      </w:ins>
      <w:r w:rsidR="00336E7C" w:rsidRPr="00336E7C">
        <w:rPr>
          <w:u w:val="single"/>
          <w:lang w:val="en-US"/>
        </w:rPr>
        <w:t>esistance</w:t>
      </w:r>
      <w:del w:id="20" w:author="BOUGEARD Stephanie" w:date="2026-05-12T09:44:00Z">
        <w:r w:rsidR="00336E7C" w:rsidRPr="00336E7C" w:rsidDel="00FB3727">
          <w:rPr>
            <w:u w:val="single"/>
            <w:lang w:val="en-US"/>
          </w:rPr>
          <w:delText xml:space="preserve"> Data</w:delText>
        </w:r>
      </w:del>
    </w:p>
    <w:p w14:paraId="189EE785" w14:textId="50C2C8C4" w:rsidR="00FB3727" w:rsidRDefault="00FB3727" w:rsidP="00336E7C">
      <w:pPr>
        <w:jc w:val="center"/>
        <w:rPr>
          <w:ins w:id="21" w:author="BOUGEARD Stephanie" w:date="2026-05-12T09:42:00Z"/>
          <w:u w:val="single"/>
          <w:vertAlign w:val="superscript"/>
        </w:rPr>
      </w:pPr>
      <w:ins w:id="22" w:author="BOUGEARD Stephanie" w:date="2026-05-12T09:42:00Z">
        <w:r w:rsidRPr="00FB3727">
          <w:rPr>
            <w:u w:val="single"/>
            <w:rPrChange w:id="23" w:author="BOUGEARD Stephanie" w:date="2026-05-12T09:42:00Z">
              <w:rPr>
                <w:u w:val="single"/>
                <w:lang w:val="en-US"/>
              </w:rPr>
            </w:rPrChange>
          </w:rPr>
          <w:t>Gaspard Mar</w:t>
        </w:r>
      </w:ins>
      <w:ins w:id="24" w:author="MARTET Gaspard" w:date="2026-05-12T11:09:00Z">
        <w:r w:rsidR="00900FB1">
          <w:rPr>
            <w:u w:val="single"/>
          </w:rPr>
          <w:t>t</w:t>
        </w:r>
      </w:ins>
      <w:ins w:id="25" w:author="BOUGEARD Stephanie" w:date="2026-05-12T09:42:00Z">
        <w:del w:id="26" w:author="MARTET Gaspard" w:date="2026-05-12T11:09:00Z">
          <w:r w:rsidRPr="00FB3727" w:rsidDel="00900FB1">
            <w:rPr>
              <w:u w:val="single"/>
              <w:rPrChange w:id="27" w:author="BOUGEARD Stephanie" w:date="2026-05-12T09:42:00Z">
                <w:rPr>
                  <w:u w:val="single"/>
                  <w:lang w:val="en-US"/>
                </w:rPr>
              </w:rPrChange>
            </w:rPr>
            <w:delText>qu</w:delText>
          </w:r>
        </w:del>
        <w:r w:rsidRPr="00FB3727">
          <w:rPr>
            <w:u w:val="single"/>
            <w:rPrChange w:id="28" w:author="BOUGEARD Stephanie" w:date="2026-05-12T09:42:00Z">
              <w:rPr>
                <w:u w:val="single"/>
                <w:lang w:val="en-US"/>
              </w:rPr>
            </w:rPrChange>
          </w:rPr>
          <w:t>et</w:t>
        </w:r>
        <w:r w:rsidRPr="00FB3727">
          <w:rPr>
            <w:u w:val="single"/>
            <w:vertAlign w:val="superscript"/>
            <w:rPrChange w:id="29" w:author="BOUGEARD Stephanie" w:date="2026-05-12T09:42:00Z">
              <w:rPr>
                <w:u w:val="single"/>
              </w:rPr>
            </w:rPrChange>
          </w:rPr>
          <w:t>1</w:t>
        </w:r>
        <w:r w:rsidRPr="00FB3727">
          <w:rPr>
            <w:u w:val="single"/>
            <w:rPrChange w:id="30" w:author="BOUGEARD Stephanie" w:date="2026-05-12T09:42:00Z">
              <w:rPr>
                <w:u w:val="single"/>
                <w:lang w:val="en-US"/>
              </w:rPr>
            </w:rPrChange>
          </w:rPr>
          <w:t>, Stéphanie Bougeard</w:t>
        </w:r>
        <w:r w:rsidRPr="002E2D17">
          <w:rPr>
            <w:u w:val="single"/>
            <w:vertAlign w:val="superscript"/>
          </w:rPr>
          <w:t>1</w:t>
        </w:r>
        <w:r w:rsidRPr="00FB3727">
          <w:rPr>
            <w:u w:val="single"/>
            <w:rPrChange w:id="31" w:author="BOUGEARD Stephanie" w:date="2026-05-12T09:42:00Z">
              <w:rPr>
                <w:u w:val="single"/>
                <w:lang w:val="en-US"/>
              </w:rPr>
            </w:rPrChange>
          </w:rPr>
          <w:t>, C</w:t>
        </w:r>
        <w:r>
          <w:rPr>
            <w:u w:val="single"/>
          </w:rPr>
          <w:t>laire Cha</w:t>
        </w:r>
      </w:ins>
      <w:ins w:id="32" w:author="MARTET Gaspard" w:date="2026-05-12T11:09:00Z">
        <w:r w:rsidR="00900FB1">
          <w:rPr>
            <w:u w:val="single"/>
          </w:rPr>
          <w:t>u</w:t>
        </w:r>
      </w:ins>
      <w:ins w:id="33" w:author="BOUGEARD Stephanie" w:date="2026-05-12T09:42:00Z">
        <w:r>
          <w:rPr>
            <w:u w:val="single"/>
          </w:rPr>
          <w:t>vin</w:t>
        </w:r>
        <w:r w:rsidRPr="002E2D17">
          <w:rPr>
            <w:u w:val="single"/>
            <w:vertAlign w:val="superscript"/>
          </w:rPr>
          <w:t>1</w:t>
        </w:r>
      </w:ins>
    </w:p>
    <w:p w14:paraId="57FF2600" w14:textId="0C078DBC" w:rsidR="00FB3727" w:rsidRDefault="00FB3727" w:rsidP="00FB3727">
      <w:pPr>
        <w:rPr>
          <w:ins w:id="34" w:author="BOUGEARD Stephanie" w:date="2026-05-12T09:43:00Z"/>
          <w:rFonts w:eastAsiaTheme="minorEastAsia" w:cstheme="minorHAnsi"/>
          <w:noProof/>
          <w:color w:val="002060"/>
          <w:sz w:val="20"/>
          <w:szCs w:val="20"/>
        </w:rPr>
      </w:pPr>
      <w:ins w:id="35" w:author="BOUGEARD Stephanie" w:date="2026-05-12T09:42:00Z">
        <w:r w:rsidRPr="002E2D17">
          <w:rPr>
            <w:u w:val="single"/>
            <w:vertAlign w:val="superscript"/>
          </w:rPr>
          <w:t>1</w:t>
        </w:r>
        <w:r w:rsidRPr="00FB3727">
          <w:rPr>
            <w:u w:val="single"/>
            <w:rPrChange w:id="36" w:author="BOUGEARD Stephanie" w:date="2026-05-12T09:43:00Z">
              <w:rPr>
                <w:u w:val="single"/>
                <w:vertAlign w:val="superscript"/>
              </w:rPr>
            </w:rPrChange>
          </w:rPr>
          <w:t xml:space="preserve"> </w:t>
        </w:r>
      </w:ins>
      <w:ins w:id="37" w:author="BOUGEARD Stephanie" w:date="2026-05-12T09:43:00Z">
        <w:r w:rsidRPr="00FB3727">
          <w:rPr>
            <w:u w:val="single"/>
            <w:rPrChange w:id="38" w:author="BOUGEARD Stephanie" w:date="2026-05-12T09:43:00Z">
              <w:rPr>
                <w:u w:val="single"/>
                <w:vertAlign w:val="superscript"/>
              </w:rPr>
            </w:rPrChange>
          </w:rPr>
          <w:t>Anses</w:t>
        </w:r>
        <w:r>
          <w:rPr>
            <w:u w:val="single"/>
          </w:rPr>
          <w:t xml:space="preserve">, </w:t>
        </w:r>
        <w:r>
          <w:rPr>
            <w:rFonts w:eastAsiaTheme="minorEastAsia" w:cstheme="minorHAnsi"/>
            <w:noProof/>
            <w:color w:val="002060"/>
            <w:sz w:val="20"/>
            <w:szCs w:val="20"/>
            <w:lang w:eastAsia="fr-FR"/>
          </w:rPr>
          <w:t xml:space="preserve">Unité Epidémiologie, Santé et Bien-être (EpiSaBE), Laboratoire de Ploufragan-Plouzané-Niort, </w:t>
        </w:r>
        <w:r>
          <w:rPr>
            <w:rFonts w:eastAsiaTheme="minorEastAsia" w:cstheme="minorHAnsi"/>
            <w:bCs/>
            <w:noProof/>
            <w:color w:val="002060"/>
            <w:sz w:val="20"/>
            <w:szCs w:val="20"/>
            <w:lang w:eastAsia="fr-FR"/>
          </w:rPr>
          <w:t>France</w:t>
        </w:r>
      </w:ins>
    </w:p>
    <w:p w14:paraId="138EDE53" w14:textId="7261B2ED" w:rsidR="00FB3727" w:rsidRPr="00FB3727" w:rsidRDefault="00FB3727" w:rsidP="00336E7C">
      <w:pPr>
        <w:jc w:val="center"/>
        <w:rPr>
          <w:u w:val="single"/>
          <w:rPrChange w:id="39" w:author="BOUGEARD Stephanie" w:date="2026-05-12T09:42:00Z">
            <w:rPr>
              <w:u w:val="single"/>
              <w:lang w:val="en-US"/>
            </w:rPr>
          </w:rPrChange>
        </w:rPr>
      </w:pPr>
    </w:p>
    <w:p w14:paraId="3CBFCE60" w14:textId="76467729" w:rsidR="003C10EA" w:rsidRDefault="002B272D" w:rsidP="002B272D">
      <w:pPr>
        <w:jc w:val="both"/>
        <w:rPr>
          <w:ins w:id="40" w:author="BOUGEARD Stephanie" w:date="2026-05-12T09:49:00Z"/>
          <w:lang w:val="en-US"/>
        </w:rPr>
      </w:pPr>
      <w:ins w:id="41" w:author="BOUGEARD Stephanie" w:date="2026-05-12T09:49:00Z">
        <w:r w:rsidRPr="002B272D">
          <w:rPr>
            <w:b/>
            <w:bCs/>
            <w:lang w:val="en-US"/>
            <w:rPrChange w:id="42" w:author="BOUGEARD Stephanie" w:date="2026-05-12T09:49:00Z">
              <w:rPr>
                <w:lang w:val="en-US"/>
              </w:rPr>
            </w:rPrChange>
          </w:rPr>
          <w:t>Context</w:t>
        </w:r>
        <w:r>
          <w:rPr>
            <w:lang w:val="en-US"/>
          </w:rPr>
          <w:t xml:space="preserve">. </w:t>
        </w:r>
      </w:ins>
      <w:del w:id="43" w:author="MARTET Gaspard" w:date="2026-05-21T10:58:00Z">
        <w:r w:rsidR="00712F33" w:rsidRPr="00712F33" w:rsidDel="0088237C">
          <w:rPr>
            <w:lang w:val="en-US"/>
          </w:rPr>
          <w:delText xml:space="preserve">The </w:delText>
        </w:r>
      </w:del>
      <w:ins w:id="44" w:author="MARTET Gaspard" w:date="2026-05-21T10:58:00Z">
        <w:r w:rsidR="0088237C">
          <w:rPr>
            <w:lang w:val="en-US"/>
          </w:rPr>
          <w:t>A</w:t>
        </w:r>
      </w:ins>
      <w:del w:id="45" w:author="MARTET Gaspard" w:date="2026-05-21T10:58:00Z">
        <w:r w:rsidR="00712F33" w:rsidRPr="00712F33" w:rsidDel="0088237C">
          <w:rPr>
            <w:lang w:val="en-US"/>
          </w:rPr>
          <w:delText>a</w:delText>
        </w:r>
      </w:del>
      <w:r w:rsidR="00712F33" w:rsidRPr="00712F33">
        <w:rPr>
          <w:lang w:val="en-US"/>
        </w:rPr>
        <w:t>nti</w:t>
      </w:r>
      <w:r w:rsidR="00712F33">
        <w:rPr>
          <w:lang w:val="en-US"/>
        </w:rPr>
        <w:t>microbial</w:t>
      </w:r>
      <w:r w:rsidR="00712F33" w:rsidRPr="00712F33">
        <w:rPr>
          <w:lang w:val="en-US"/>
        </w:rPr>
        <w:t xml:space="preserve"> resistance</w:t>
      </w:r>
      <w:r w:rsidR="00712F33">
        <w:rPr>
          <w:lang w:val="en-US"/>
        </w:rPr>
        <w:t xml:space="preserve"> (AMR)</w:t>
      </w:r>
      <w:r w:rsidR="00712F33" w:rsidRPr="00712F33">
        <w:rPr>
          <w:lang w:val="en-US"/>
        </w:rPr>
        <w:t xml:space="preserve"> is a </w:t>
      </w:r>
      <w:r w:rsidR="00712F33">
        <w:rPr>
          <w:lang w:val="en-US"/>
        </w:rPr>
        <w:t>public health issue</w:t>
      </w:r>
      <w:r w:rsidR="00560DA5">
        <w:rPr>
          <w:lang w:val="en-US"/>
        </w:rPr>
        <w:t>,</w:t>
      </w:r>
      <w:r w:rsidR="00712F33">
        <w:rPr>
          <w:lang w:val="en-US"/>
        </w:rPr>
        <w:t xml:space="preserve"> </w:t>
      </w:r>
      <w:r w:rsidR="00560DA5" w:rsidRPr="00560DA5">
        <w:rPr>
          <w:lang w:val="en-US"/>
        </w:rPr>
        <w:t>with the forecast of 10 million deaths per year globally by 2050</w:t>
      </w:r>
      <w:r w:rsidR="00712F33">
        <w:rPr>
          <w:lang w:val="en-US"/>
        </w:rPr>
        <w:t>.</w:t>
      </w:r>
      <w:r w:rsidR="00B23B7F">
        <w:rPr>
          <w:lang w:val="en-US"/>
        </w:rPr>
        <w:t xml:space="preserve"> In a One Health perspective</w:t>
      </w:r>
      <w:r w:rsidR="00CF7F1A">
        <w:rPr>
          <w:lang w:val="en-US"/>
        </w:rPr>
        <w:t xml:space="preserve">, the </w:t>
      </w:r>
      <w:ins w:id="46" w:author="BOUGEARD Stephanie" w:date="2026-05-12T09:46:00Z">
        <w:r>
          <w:rPr>
            <w:lang w:val="en-US"/>
          </w:rPr>
          <w:t>‘</w:t>
        </w:r>
      </w:ins>
      <w:r w:rsidR="00712F33">
        <w:rPr>
          <w:lang w:val="en-US"/>
        </w:rPr>
        <w:t xml:space="preserve">Promise </w:t>
      </w:r>
      <w:ins w:id="47" w:author="BOUGEARD Stephanie" w:date="2026-05-12T09:46:00Z">
        <w:r>
          <w:rPr>
            <w:lang w:val="en-US"/>
          </w:rPr>
          <w:t>‘</w:t>
        </w:r>
      </w:ins>
      <w:r w:rsidR="00712F33">
        <w:rPr>
          <w:lang w:val="en-US"/>
        </w:rPr>
        <w:t>monitoring meta-network</w:t>
      </w:r>
      <w:r w:rsidR="009114CB">
        <w:rPr>
          <w:lang w:val="en-US"/>
        </w:rPr>
        <w:t xml:space="preserve"> about AMR</w:t>
      </w:r>
      <w:r w:rsidR="00CF7F1A">
        <w:rPr>
          <w:lang w:val="en-US"/>
        </w:rPr>
        <w:t xml:space="preserve"> was launched in 2021</w:t>
      </w:r>
      <w:r w:rsidR="00B23B7F">
        <w:rPr>
          <w:lang w:val="en-US"/>
        </w:rPr>
        <w:t xml:space="preserve">. </w:t>
      </w:r>
      <w:r w:rsidR="00B23B7F" w:rsidRPr="00B23B7F">
        <w:rPr>
          <w:lang w:val="en-US"/>
        </w:rPr>
        <w:t>In this context</w:t>
      </w:r>
      <w:ins w:id="48" w:author="MARTET Gaspard" w:date="2026-05-12T11:11:00Z">
        <w:r w:rsidR="00900FB1">
          <w:rPr>
            <w:lang w:val="en-US"/>
          </w:rPr>
          <w:t xml:space="preserve">, </w:t>
        </w:r>
      </w:ins>
      <w:del w:id="49" w:author="MARTET Gaspard" w:date="2026-05-12T11:11:00Z">
        <w:r w:rsidR="00B23B7F" w:rsidRPr="00B23B7F" w:rsidDel="00900FB1">
          <w:rPr>
            <w:lang w:val="en-US"/>
          </w:rPr>
          <w:delText xml:space="preserve">, </w:delText>
        </w:r>
        <w:commentRangeStart w:id="50"/>
        <w:r w:rsidR="00B23B7F" w:rsidRPr="00B23B7F" w:rsidDel="00900FB1">
          <w:rPr>
            <w:lang w:val="en-US"/>
          </w:rPr>
          <w:delText xml:space="preserve">we recovered </w:delText>
        </w:r>
        <w:commentRangeEnd w:id="50"/>
        <w:r w:rsidDel="00900FB1">
          <w:rPr>
            <w:rStyle w:val="Marquedecommentaire"/>
          </w:rPr>
          <w:commentReference w:id="50"/>
        </w:r>
      </w:del>
      <w:r w:rsidR="00B23B7F" w:rsidRPr="00B23B7F">
        <w:rPr>
          <w:lang w:val="en-US"/>
        </w:rPr>
        <w:t xml:space="preserve">data on </w:t>
      </w:r>
      <w:r w:rsidR="00B23B7F" w:rsidRPr="00B23B7F">
        <w:rPr>
          <w:rStyle w:val="Accentuation"/>
          <w:lang w:val="en-US"/>
        </w:rPr>
        <w:t>E. coli</w:t>
      </w:r>
      <w:r w:rsidR="00B23B7F" w:rsidRPr="00B23B7F">
        <w:rPr>
          <w:lang w:val="en-US"/>
        </w:rPr>
        <w:t xml:space="preserve"> </w:t>
      </w:r>
      <w:r w:rsidR="00B23B7F">
        <w:rPr>
          <w:lang w:val="en-US"/>
        </w:rPr>
        <w:t xml:space="preserve">AMR </w:t>
      </w:r>
      <w:r w:rsidR="00B23B7F" w:rsidRPr="00B23B7F">
        <w:rPr>
          <w:lang w:val="en-US"/>
        </w:rPr>
        <w:t xml:space="preserve">and antibiotic consumption </w:t>
      </w:r>
      <w:r w:rsidR="00B23B7F">
        <w:rPr>
          <w:lang w:val="en-US"/>
        </w:rPr>
        <w:t xml:space="preserve">(AMC) </w:t>
      </w:r>
      <w:ins w:id="51" w:author="BOUGEARD Stephanie" w:date="2026-05-12T09:46:00Z">
        <w:r>
          <w:rPr>
            <w:lang w:val="en-US"/>
          </w:rPr>
          <w:t xml:space="preserve">were recovered </w:t>
        </w:r>
      </w:ins>
      <w:r w:rsidR="00B23B7F" w:rsidRPr="00B23B7F">
        <w:rPr>
          <w:lang w:val="en-US"/>
        </w:rPr>
        <w:t>in EHPADs, hospitals, and the community</w:t>
      </w:r>
      <w:del w:id="52" w:author="BOUGEARD Stephanie" w:date="2026-05-12T09:48:00Z">
        <w:r w:rsidR="00B23B7F" w:rsidRPr="00B23B7F" w:rsidDel="002B272D">
          <w:rPr>
            <w:lang w:val="en-US"/>
          </w:rPr>
          <w:delText xml:space="preserve">, </w:delText>
        </w:r>
      </w:del>
      <w:ins w:id="53" w:author="BOUGEARD Stephanie" w:date="2026-05-12T09:48:00Z">
        <w:r>
          <w:rPr>
            <w:lang w:val="en-US"/>
          </w:rPr>
          <w:t xml:space="preserve"> and</w:t>
        </w:r>
        <w:r w:rsidRPr="00B23B7F">
          <w:rPr>
            <w:lang w:val="en-US"/>
          </w:rPr>
          <w:t xml:space="preserve"> </w:t>
        </w:r>
      </w:ins>
      <w:r w:rsidR="00B23B7F" w:rsidRPr="00B23B7F">
        <w:rPr>
          <w:lang w:val="en-US"/>
        </w:rPr>
        <w:t>for several antibiotic families (fluoroquinolones, third-generation cephalosporins, etc.)</w:t>
      </w:r>
      <w:r w:rsidR="009114CB">
        <w:rPr>
          <w:lang w:val="en-US"/>
        </w:rPr>
        <w:t xml:space="preserve">. </w:t>
      </w:r>
      <w:del w:id="54" w:author="BOUGEARD Stephanie" w:date="2026-05-12T09:47:00Z">
        <w:r w:rsidR="009114CB" w:rsidDel="002B272D">
          <w:rPr>
            <w:lang w:val="en-US"/>
          </w:rPr>
          <w:delText xml:space="preserve">We also </w:delText>
        </w:r>
        <w:r w:rsidR="00791CDB" w:rsidDel="002B272D">
          <w:rPr>
            <w:lang w:val="en-US"/>
          </w:rPr>
          <w:delText>collected</w:delText>
        </w:r>
        <w:r w:rsidR="00712F33" w:rsidDel="002B272D">
          <w:rPr>
            <w:lang w:val="en-US"/>
          </w:rPr>
          <w:delText xml:space="preserve"> a</w:delText>
        </w:r>
      </w:del>
      <w:ins w:id="55" w:author="BOUGEARD Stephanie" w:date="2026-05-12T09:47:00Z">
        <w:r>
          <w:rPr>
            <w:lang w:val="en-US"/>
          </w:rPr>
          <w:t>A</w:t>
        </w:r>
      </w:ins>
      <w:r w:rsidR="00712F33">
        <w:rPr>
          <w:lang w:val="en-US"/>
        </w:rPr>
        <w:t xml:space="preserve">dditional variables </w:t>
      </w:r>
      <w:r w:rsidR="00560DA5">
        <w:rPr>
          <w:lang w:val="en-US"/>
        </w:rPr>
        <w:t xml:space="preserve">grouped into thematic blocks </w:t>
      </w:r>
      <w:r w:rsidR="00712F33">
        <w:rPr>
          <w:lang w:val="en-US"/>
        </w:rPr>
        <w:t xml:space="preserve">(socio-economic, </w:t>
      </w:r>
      <w:r w:rsidR="00560DA5">
        <w:rPr>
          <w:lang w:val="en-US"/>
        </w:rPr>
        <w:t>e</w:t>
      </w:r>
      <w:r w:rsidR="00712F33">
        <w:rPr>
          <w:lang w:val="en-US"/>
        </w:rPr>
        <w:t xml:space="preserve">nvironment, </w:t>
      </w:r>
      <w:r w:rsidR="00560DA5">
        <w:rPr>
          <w:lang w:val="en-US"/>
        </w:rPr>
        <w:t>a</w:t>
      </w:r>
      <w:r w:rsidR="00712F33">
        <w:rPr>
          <w:lang w:val="en-US"/>
        </w:rPr>
        <w:t>griculture, etc.)</w:t>
      </w:r>
      <w:ins w:id="56" w:author="BOUGEARD Stephanie" w:date="2026-05-12T09:47:00Z">
        <w:r>
          <w:rPr>
            <w:lang w:val="en-US"/>
          </w:rPr>
          <w:t xml:space="preserve"> were also collected</w:t>
        </w:r>
      </w:ins>
      <w:r w:rsidR="00B23B7F">
        <w:rPr>
          <w:lang w:val="en-US"/>
        </w:rPr>
        <w:t xml:space="preserve">. </w:t>
      </w:r>
      <w:r w:rsidR="00B23B7F" w:rsidRPr="00B23B7F">
        <w:rPr>
          <w:lang w:val="en-US"/>
        </w:rPr>
        <w:t xml:space="preserve">For each </w:t>
      </w:r>
      <w:r w:rsidR="00791CDB">
        <w:rPr>
          <w:lang w:val="en-US"/>
        </w:rPr>
        <w:t xml:space="preserve">mainland </w:t>
      </w:r>
      <w:ins w:id="57" w:author="BOUGEARD Stephanie" w:date="2026-05-12T09:47:00Z">
        <w:r>
          <w:rPr>
            <w:lang w:val="en-US"/>
          </w:rPr>
          <w:t>F</w:t>
        </w:r>
      </w:ins>
      <w:del w:id="58" w:author="BOUGEARD Stephanie" w:date="2026-05-12T09:47:00Z">
        <w:r w:rsidR="00791CDB" w:rsidDel="002B272D">
          <w:rPr>
            <w:lang w:val="en-US"/>
          </w:rPr>
          <w:delText>f</w:delText>
        </w:r>
      </w:del>
      <w:r w:rsidR="00B23B7F" w:rsidRPr="00B23B7F">
        <w:rPr>
          <w:lang w:val="en-US"/>
        </w:rPr>
        <w:t xml:space="preserve">rench region, all </w:t>
      </w:r>
      <w:ins w:id="59" w:author="BOUGEARD Stephanie" w:date="2026-05-12T09:47:00Z">
        <w:r>
          <w:rPr>
            <w:lang w:val="en-US"/>
          </w:rPr>
          <w:t xml:space="preserve">these </w:t>
        </w:r>
      </w:ins>
      <w:r w:rsidR="00B23B7F" w:rsidRPr="00B23B7F">
        <w:rPr>
          <w:lang w:val="en-US"/>
        </w:rPr>
        <w:t>variables were measured annually</w:t>
      </w:r>
      <w:r w:rsidR="00B23B7F">
        <w:rPr>
          <w:lang w:val="en-US"/>
        </w:rPr>
        <w:t xml:space="preserve"> through the last decade</w:t>
      </w:r>
      <w:r w:rsidR="00712F33">
        <w:rPr>
          <w:lang w:val="en-US"/>
        </w:rPr>
        <w:t>.</w:t>
      </w:r>
      <w:r w:rsidR="00CF7F1A">
        <w:rPr>
          <w:lang w:val="en-US"/>
        </w:rPr>
        <w:t xml:space="preserve"> This induces a temporal and multiblock structure of the data. </w:t>
      </w:r>
      <w:r w:rsidR="00712F33">
        <w:rPr>
          <w:lang w:val="en-US"/>
        </w:rPr>
        <w:t xml:space="preserve">  </w:t>
      </w:r>
      <w:r w:rsidR="00CF7F1A" w:rsidRPr="00CF7F1A">
        <w:rPr>
          <w:highlight w:val="yellow"/>
          <w:lang w:val="en-US"/>
        </w:rPr>
        <w:t>(</w:t>
      </w:r>
      <w:r w:rsidR="00791CDB">
        <w:rPr>
          <w:highlight w:val="yellow"/>
          <w:lang w:val="en-US"/>
        </w:rPr>
        <w:t>100</w:t>
      </w:r>
      <w:r w:rsidR="00CF7F1A" w:rsidRPr="00CF7F1A">
        <w:rPr>
          <w:highlight w:val="yellow"/>
          <w:lang w:val="en-US"/>
        </w:rPr>
        <w:t xml:space="preserve"> mots)</w:t>
      </w:r>
    </w:p>
    <w:p w14:paraId="7B15B7A0" w14:textId="7833C602" w:rsidR="002B272D" w:rsidRPr="002B272D" w:rsidDel="002B272D" w:rsidRDefault="002B272D">
      <w:pPr>
        <w:jc w:val="both"/>
        <w:rPr>
          <w:del w:id="60" w:author="BOUGEARD Stephanie" w:date="2026-05-12T09:49:00Z"/>
          <w:rPrChange w:id="61" w:author="BOUGEARD Stephanie" w:date="2026-05-12T09:51:00Z">
            <w:rPr>
              <w:del w:id="62" w:author="BOUGEARD Stephanie" w:date="2026-05-12T09:49:00Z"/>
              <w:lang w:val="en-US"/>
            </w:rPr>
          </w:rPrChange>
        </w:rPr>
        <w:pPrChange w:id="63" w:author="BOUGEARD Stephanie" w:date="2026-05-12T09:45:00Z">
          <w:pPr/>
        </w:pPrChange>
      </w:pPr>
      <w:ins w:id="64" w:author="BOUGEARD Stephanie" w:date="2026-05-12T09:49:00Z">
        <w:r w:rsidRPr="002B272D">
          <w:rPr>
            <w:b/>
            <w:bCs/>
            <w:rPrChange w:id="65" w:author="BOUGEARD Stephanie" w:date="2026-05-12T09:53:00Z">
              <w:rPr/>
            </w:rPrChange>
          </w:rPr>
          <w:t>Data</w:t>
        </w:r>
      </w:ins>
      <w:ins w:id="66" w:author="BOUGEARD Stephanie" w:date="2026-05-12T09:53:00Z">
        <w:r w:rsidRPr="002B272D">
          <w:rPr>
            <w:b/>
            <w:bCs/>
            <w:rPrChange w:id="67" w:author="BOUGEARD Stephanie" w:date="2026-05-12T09:53:00Z">
              <w:rPr>
                <w:b/>
                <w:bCs/>
                <w:lang w:val="en-US"/>
              </w:rPr>
            </w:rPrChange>
          </w:rPr>
          <w:t xml:space="preserve"> and </w:t>
        </w:r>
        <w:commentRangeStart w:id="68"/>
        <w:proofErr w:type="spellStart"/>
        <w:r w:rsidRPr="002B272D">
          <w:rPr>
            <w:b/>
            <w:bCs/>
            <w:rPrChange w:id="69" w:author="BOUGEARD Stephanie" w:date="2026-05-12T09:53:00Z">
              <w:rPr>
                <w:b/>
                <w:bCs/>
                <w:lang w:val="en-US"/>
              </w:rPr>
            </w:rPrChange>
          </w:rPr>
          <w:t>aim</w:t>
        </w:r>
      </w:ins>
      <w:commentRangeEnd w:id="68"/>
      <w:proofErr w:type="spellEnd"/>
      <w:ins w:id="70" w:author="BOUGEARD Stephanie" w:date="2026-05-12T10:11:00Z">
        <w:r w:rsidR="006F1885">
          <w:rPr>
            <w:rStyle w:val="Marquedecommentaire"/>
          </w:rPr>
          <w:commentReference w:id="68"/>
        </w:r>
      </w:ins>
      <w:ins w:id="71" w:author="BOUGEARD Stephanie" w:date="2026-05-12T09:49:00Z">
        <w:r w:rsidRPr="002B272D">
          <w:t xml:space="preserve">. </w:t>
        </w:r>
      </w:ins>
      <w:ins w:id="72" w:author="BOUGEARD Stephanie" w:date="2026-05-12T09:50:00Z">
        <w:r w:rsidRPr="002B272D">
          <w:rPr>
            <w:rPrChange w:id="73" w:author="BOUGEARD Stephanie" w:date="2026-05-12T09:51:00Z">
              <w:rPr>
                <w:lang w:val="en-US"/>
              </w:rPr>
            </w:rPrChange>
          </w:rPr>
          <w:t>Ici</w:t>
        </w:r>
      </w:ins>
      <w:ins w:id="74" w:author="BOUGEARD Stephanie" w:date="2026-05-12T09:51:00Z">
        <w:r w:rsidRPr="002B272D">
          <w:rPr>
            <w:rPrChange w:id="75" w:author="BOUGEARD Stephanie" w:date="2026-05-12T09:51:00Z">
              <w:rPr>
                <w:lang w:val="en-US"/>
              </w:rPr>
            </w:rPrChange>
          </w:rPr>
          <w:t xml:space="preserve">, tu </w:t>
        </w:r>
      </w:ins>
      <w:ins w:id="76" w:author="BOUGEARD Stephanie" w:date="2026-05-12T09:52:00Z">
        <w:r>
          <w:t xml:space="preserve">peux </w:t>
        </w:r>
      </w:ins>
      <w:ins w:id="77" w:author="BOUGEARD Stephanie" w:date="2026-05-12T09:53:00Z">
        <w:r>
          <w:t xml:space="preserve">préciser ta </w:t>
        </w:r>
      </w:ins>
      <w:ins w:id="78" w:author="BOUGEARD Stephanie" w:date="2026-05-12T09:55:00Z">
        <w:r w:rsidR="00E66FBF">
          <w:t>question</w:t>
        </w:r>
      </w:ins>
      <w:ins w:id="79" w:author="BOUGEARD Stephanie" w:date="2026-05-12T09:53:00Z">
        <w:r>
          <w:t xml:space="preserve"> de recherche (il pourrait y en avoir plein), </w:t>
        </w:r>
      </w:ins>
      <w:ins w:id="80" w:author="BOUGEARD Stephanie" w:date="2026-05-12T09:54:00Z">
        <w:r>
          <w:t xml:space="preserve">puis </w:t>
        </w:r>
      </w:ins>
      <w:ins w:id="81" w:author="BOUGEARD Stephanie" w:date="2026-05-12T09:51:00Z">
        <w:r w:rsidRPr="002B272D">
          <w:rPr>
            <w:rPrChange w:id="82" w:author="BOUGEARD Stephanie" w:date="2026-05-12T09:51:00Z">
              <w:rPr>
                <w:lang w:val="en-US"/>
              </w:rPr>
            </w:rPrChange>
          </w:rPr>
          <w:t>décri</w:t>
        </w:r>
      </w:ins>
      <w:ins w:id="83" w:author="BOUGEARD Stephanie" w:date="2026-05-12T09:52:00Z">
        <w:r>
          <w:t>re</w:t>
        </w:r>
      </w:ins>
      <w:ins w:id="84" w:author="BOUGEARD Stephanie" w:date="2026-05-12T09:51:00Z">
        <w:r w:rsidRPr="002B272D">
          <w:rPr>
            <w:rPrChange w:id="85" w:author="BOUGEARD Stephanie" w:date="2026-05-12T09:51:00Z">
              <w:rPr>
                <w:lang w:val="en-US"/>
              </w:rPr>
            </w:rPrChange>
          </w:rPr>
          <w:t xml:space="preserve"> plus précisément tes données</w:t>
        </w:r>
      </w:ins>
      <w:ins w:id="86" w:author="BOUGEARD Stephanie" w:date="2026-05-12T10:06:00Z">
        <w:r w:rsidR="0007206F">
          <w:t xml:space="preserve">, en précisant que </w:t>
        </w:r>
        <w:proofErr w:type="gramStart"/>
        <w:r w:rsidR="0007206F">
          <w:t>toutes les var</w:t>
        </w:r>
        <w:proofErr w:type="gramEnd"/>
        <w:r w:rsidR="0007206F">
          <w:t xml:space="preserve"> sont fonctionnelles</w:t>
        </w:r>
      </w:ins>
      <w:ins w:id="87" w:author="BOUGEARD Stephanie" w:date="2026-05-12T09:51:00Z">
        <w:r>
          <w:t xml:space="preserve"> (</w:t>
        </w:r>
      </w:ins>
      <w:ins w:id="88" w:author="BOUGEARD Stephanie" w:date="2026-05-12T10:05:00Z">
        <w:r w:rsidR="0007206F">
          <w:t xml:space="preserve">N = </w:t>
        </w:r>
      </w:ins>
      <w:ins w:id="89" w:author="BOUGEARD Stephanie" w:date="2026-05-12T09:51:00Z">
        <w:r>
          <w:t xml:space="preserve">nb </w:t>
        </w:r>
        <w:proofErr w:type="spellStart"/>
        <w:r>
          <w:t>obs</w:t>
        </w:r>
        <w:proofErr w:type="spellEnd"/>
        <w:r>
          <w:t xml:space="preserve">, </w:t>
        </w:r>
      </w:ins>
      <w:ins w:id="90" w:author="BOUGEARD Stephanie" w:date="2026-05-12T10:05:00Z">
        <w:r w:rsidR="0007206F">
          <w:t xml:space="preserve">T </w:t>
        </w:r>
      </w:ins>
      <w:ins w:id="91" w:author="BOUGEARD Stephanie" w:date="2026-05-12T10:06:00Z">
        <w:r w:rsidR="0007206F">
          <w:t xml:space="preserve">= </w:t>
        </w:r>
      </w:ins>
      <w:ins w:id="92" w:author="BOUGEARD Stephanie" w:date="2026-05-12T09:51:00Z">
        <w:r>
          <w:t xml:space="preserve">nb temps, </w:t>
        </w:r>
      </w:ins>
      <w:ins w:id="93" w:author="BOUGEARD Stephanie" w:date="2026-05-12T10:06:00Z">
        <w:r w:rsidR="0007206F">
          <w:t xml:space="preserve">Q = </w:t>
        </w:r>
      </w:ins>
      <w:ins w:id="94" w:author="BOUGEARD Stephanie" w:date="2026-05-12T09:51:00Z">
        <w:r>
          <w:t xml:space="preserve">nb var à expliquer, </w:t>
        </w:r>
      </w:ins>
      <w:ins w:id="95" w:author="BOUGEARD Stephanie" w:date="2026-05-12T10:06:00Z">
        <w:r w:rsidR="0007206F">
          <w:t xml:space="preserve">K = </w:t>
        </w:r>
      </w:ins>
      <w:ins w:id="96" w:author="BOUGEARD Stephanie" w:date="2026-05-12T09:51:00Z">
        <w:r>
          <w:t xml:space="preserve">nb blocs explicatifs avec </w:t>
        </w:r>
      </w:ins>
      <w:ins w:id="97" w:author="BOUGEARD Stephanie" w:date="2026-05-12T10:06:00Z">
        <w:r w:rsidR="0007206F">
          <w:t xml:space="preserve">Pk = </w:t>
        </w:r>
      </w:ins>
      <w:ins w:id="98" w:author="BOUGEARD Stephanie" w:date="2026-05-12T09:51:00Z">
        <w:r>
          <w:t>nb var/bloc</w:t>
        </w:r>
      </w:ins>
      <w:ins w:id="99" w:author="BOUGEARD Stephanie" w:date="2026-05-12T10:06:00Z">
        <w:r w:rsidR="0007206F">
          <w:t>)</w:t>
        </w:r>
      </w:ins>
      <w:ins w:id="100" w:author="BOUGEARD Stephanie" w:date="2026-05-12T09:51:00Z">
        <w:r>
          <w:t>.</w:t>
        </w:r>
      </w:ins>
    </w:p>
    <w:p w14:paraId="75B3C0DF" w14:textId="6DAF372D" w:rsidR="00E66FBF" w:rsidRDefault="002B272D" w:rsidP="002B272D">
      <w:pPr>
        <w:jc w:val="both"/>
        <w:rPr>
          <w:ins w:id="101" w:author="BOUGEARD Stephanie" w:date="2026-05-12T09:55:00Z"/>
          <w:lang w:val="en-US"/>
        </w:rPr>
      </w:pPr>
      <w:ins w:id="102" w:author="BOUGEARD Stephanie" w:date="2026-05-12T09:49:00Z">
        <w:r w:rsidRPr="00900FB1">
          <w:rPr>
            <w:b/>
            <w:bCs/>
            <w:lang w:val="en-US"/>
            <w:rPrChange w:id="103" w:author="MARTET Gaspard" w:date="2026-05-12T11:09:00Z">
              <w:rPr>
                <w:lang w:val="en-US"/>
              </w:rPr>
            </w:rPrChange>
          </w:rPr>
          <w:t>Method</w:t>
        </w:r>
      </w:ins>
      <w:ins w:id="104" w:author="BOUGEARD Stephanie" w:date="2026-05-12T09:50:00Z">
        <w:r w:rsidRPr="00900FB1">
          <w:rPr>
            <w:b/>
            <w:bCs/>
            <w:lang w:val="en-US"/>
            <w:rPrChange w:id="105" w:author="MARTET Gaspard" w:date="2026-05-12T11:09:00Z">
              <w:rPr>
                <w:lang w:val="en-US"/>
              </w:rPr>
            </w:rPrChange>
          </w:rPr>
          <w:t>s</w:t>
        </w:r>
      </w:ins>
      <w:ins w:id="106" w:author="BOUGEARD Stephanie" w:date="2026-05-12T09:49:00Z">
        <w:r w:rsidRPr="00900FB1">
          <w:rPr>
            <w:lang w:val="en-US"/>
          </w:rPr>
          <w:t xml:space="preserve">. </w:t>
        </w:r>
      </w:ins>
      <w:r w:rsidR="00CF7F1A">
        <w:rPr>
          <w:lang w:val="en-US"/>
        </w:rPr>
        <w:t xml:space="preserve">To </w:t>
      </w:r>
      <w:del w:id="107" w:author="BOUGEARD Stephanie" w:date="2026-05-12T09:55:00Z">
        <w:r w:rsidR="00CF7F1A" w:rsidDel="00E66FBF">
          <w:rPr>
            <w:lang w:val="en-US"/>
          </w:rPr>
          <w:delText>analyze these data</w:delText>
        </w:r>
      </w:del>
      <w:ins w:id="108" w:author="BOUGEARD Stephanie" w:date="2026-05-12T09:55:00Z">
        <w:r w:rsidR="00E66FBF">
          <w:rPr>
            <w:lang w:val="en-US"/>
          </w:rPr>
          <w:t>answer this question</w:t>
        </w:r>
      </w:ins>
      <w:ins w:id="109" w:author="BOUGEARD Stephanie" w:date="2026-05-12T09:56:00Z">
        <w:r w:rsidR="007C2DB5">
          <w:rPr>
            <w:lang w:val="en-US"/>
          </w:rPr>
          <w:t xml:space="preserve"> and deal with functional and multiblock data</w:t>
        </w:r>
      </w:ins>
      <w:r w:rsidR="00CF7F1A">
        <w:rPr>
          <w:lang w:val="en-US"/>
        </w:rPr>
        <w:t xml:space="preserve">, </w:t>
      </w:r>
      <w:ins w:id="110" w:author="BOUGEARD Stephanie" w:date="2026-05-12T09:55:00Z">
        <w:r w:rsidR="00E66FBF">
          <w:rPr>
            <w:lang w:val="en-US"/>
          </w:rPr>
          <w:t>a</w:t>
        </w:r>
        <w:r w:rsidR="007C2DB5">
          <w:rPr>
            <w:lang w:val="en-US"/>
          </w:rPr>
          <w:t xml:space="preserve"> three-step procedure i</w:t>
        </w:r>
      </w:ins>
      <w:ins w:id="111" w:author="BOUGEARD Stephanie" w:date="2026-05-12T09:56:00Z">
        <w:r w:rsidR="007C2DB5">
          <w:rPr>
            <w:lang w:val="en-US"/>
          </w:rPr>
          <w:t>s proposed.</w:t>
        </w:r>
      </w:ins>
      <w:ins w:id="112" w:author="BOUGEARD Stephanie" w:date="2026-05-12T09:57:00Z">
        <w:r w:rsidR="007C2DB5">
          <w:rPr>
            <w:lang w:val="en-US"/>
          </w:rPr>
          <w:t xml:space="preserve"> </w:t>
        </w:r>
      </w:ins>
      <w:ins w:id="113" w:author="BOUGEARD Stephanie" w:date="2026-05-12T10:02:00Z">
        <w:r w:rsidR="0007206F">
          <w:rPr>
            <w:lang w:val="en-US"/>
          </w:rPr>
          <w:t xml:space="preserve">(i) </w:t>
        </w:r>
      </w:ins>
      <w:ins w:id="114" w:author="BOUGEARD Stephanie" w:date="2026-05-12T09:57:00Z">
        <w:r w:rsidR="007C2DB5">
          <w:rPr>
            <w:lang w:val="en-US"/>
          </w:rPr>
          <w:t xml:space="preserve">First, each </w:t>
        </w:r>
      </w:ins>
      <w:ins w:id="115" w:author="BOUGEARD Stephanie" w:date="2026-05-12T09:58:00Z">
        <w:r w:rsidR="0007206F">
          <w:rPr>
            <w:lang w:val="en-US"/>
          </w:rPr>
          <w:t xml:space="preserve">variable is summarized with </w:t>
        </w:r>
      </w:ins>
      <w:ins w:id="116" w:author="BOUGEARD Stephanie" w:date="2026-05-12T09:59:00Z">
        <w:r w:rsidR="0007206F">
          <w:rPr>
            <w:lang w:val="en-US"/>
          </w:rPr>
          <w:t xml:space="preserve">the first component </w:t>
        </w:r>
      </w:ins>
      <w:ins w:id="117" w:author="BOUGEARD Stephanie" w:date="2026-05-12T09:58:00Z">
        <w:r w:rsidR="0007206F">
          <w:rPr>
            <w:lang w:val="en-US"/>
          </w:rPr>
          <w:t>…</w:t>
        </w:r>
      </w:ins>
    </w:p>
    <w:p w14:paraId="2AD8A9F0" w14:textId="11C0F408" w:rsidR="00CF7F1A" w:rsidRDefault="00CF7F1A">
      <w:pPr>
        <w:jc w:val="both"/>
        <w:rPr>
          <w:lang w:val="en-US"/>
        </w:rPr>
        <w:pPrChange w:id="118" w:author="BOUGEARD Stephanie" w:date="2026-05-12T10:11:00Z">
          <w:pPr/>
        </w:pPrChange>
      </w:pPr>
      <w:del w:id="119" w:author="BOUGEARD Stephanie" w:date="2026-05-12T09:56:00Z">
        <w:r w:rsidDel="007C2DB5">
          <w:rPr>
            <w:lang w:val="en-US"/>
          </w:rPr>
          <w:delText xml:space="preserve">we proposed </w:delText>
        </w:r>
        <w:r w:rsidR="005C61C4" w:rsidDel="007C2DB5">
          <w:rPr>
            <w:lang w:val="en-US"/>
          </w:rPr>
          <w:delText xml:space="preserve">functional </w:delText>
        </w:r>
        <w:r w:rsidR="006D4477" w:rsidDel="007C2DB5">
          <w:rPr>
            <w:lang w:val="en-US"/>
          </w:rPr>
          <w:delText xml:space="preserve">and multiblock </w:delText>
        </w:r>
        <w:r w:rsidDel="007C2DB5">
          <w:rPr>
            <w:lang w:val="en-US"/>
          </w:rPr>
          <w:delText xml:space="preserve">strategies. </w:delText>
        </w:r>
      </w:del>
      <w:commentRangeStart w:id="120"/>
      <w:r w:rsidR="00791CDB" w:rsidRPr="00791CDB">
        <w:rPr>
          <w:lang w:val="en-US"/>
        </w:rPr>
        <w:t xml:space="preserve">For each longitudinal variable, we performed a </w:t>
      </w:r>
      <w:ins w:id="121" w:author="BOUGEARD Stephanie" w:date="2026-05-12T09:59:00Z">
        <w:r w:rsidR="0007206F">
          <w:rPr>
            <w:lang w:val="en-US"/>
          </w:rPr>
          <w:t xml:space="preserve">univariate </w:t>
        </w:r>
      </w:ins>
      <w:r w:rsidR="00791CDB" w:rsidRPr="00791CDB">
        <w:rPr>
          <w:lang w:val="en-US"/>
        </w:rPr>
        <w:t>Functional Principal Component Analysis (</w:t>
      </w:r>
      <w:commentRangeStart w:id="122"/>
      <w:r w:rsidR="00791CDB" w:rsidRPr="00791CDB">
        <w:rPr>
          <w:lang w:val="en-US"/>
        </w:rPr>
        <w:t>FPCA</w:t>
      </w:r>
      <w:commentRangeEnd w:id="122"/>
      <w:r w:rsidR="0014580B">
        <w:rPr>
          <w:rStyle w:val="Marquedecommentaire"/>
        </w:rPr>
        <w:commentReference w:id="122"/>
      </w:r>
      <w:r w:rsidR="00791CDB" w:rsidRPr="00791CDB">
        <w:rPr>
          <w:lang w:val="en-US"/>
        </w:rPr>
        <w:t>)</w:t>
      </w:r>
      <w:r w:rsidR="0049498C">
        <w:rPr>
          <w:lang w:val="en-US"/>
        </w:rPr>
        <w:t xml:space="preserve"> </w:t>
      </w:r>
      <w:r w:rsidR="0049498C" w:rsidRPr="0049498C">
        <w:rPr>
          <w:lang w:val="en-US"/>
        </w:rPr>
        <w:t>(</w:t>
      </w:r>
      <w:del w:id="123" w:author="BOUGEARD Stephanie" w:date="2026-05-12T09:58:00Z">
        <w:r w:rsidR="0049498C" w:rsidRPr="0049498C" w:rsidDel="0007206F">
          <w:rPr>
            <w:i/>
            <w:iCs/>
            <w:lang w:val="en-US"/>
          </w:rPr>
          <w:delText>Functional data analysis</w:delText>
        </w:r>
        <w:r w:rsidR="0049498C" w:rsidRPr="0049498C" w:rsidDel="0007206F">
          <w:rPr>
            <w:lang w:val="en-US"/>
          </w:rPr>
          <w:delText xml:space="preserve">, </w:delText>
        </w:r>
      </w:del>
      <w:r w:rsidR="0049498C" w:rsidRPr="0049498C">
        <w:rPr>
          <w:lang w:val="en-US"/>
        </w:rPr>
        <w:t>Ramsey and Silverman, 2005)</w:t>
      </w:r>
      <w:r w:rsidR="00791CDB" w:rsidRPr="00791CDB">
        <w:rPr>
          <w:lang w:val="en-US"/>
        </w:rPr>
        <w:t xml:space="preserve"> and retained the first principal component score to summarize its </w:t>
      </w:r>
      <w:r w:rsidR="0049498C">
        <w:rPr>
          <w:lang w:val="en-US"/>
        </w:rPr>
        <w:t xml:space="preserve">main </w:t>
      </w:r>
      <w:r w:rsidR="00791CDB" w:rsidRPr="00791CDB">
        <w:rPr>
          <w:lang w:val="en-US"/>
        </w:rPr>
        <w:t xml:space="preserve">temporal </w:t>
      </w:r>
      <w:r w:rsidR="0049498C">
        <w:rPr>
          <w:lang w:val="en-US"/>
        </w:rPr>
        <w:t xml:space="preserve">mode of variation </w:t>
      </w:r>
      <w:r w:rsidR="00791CDB" w:rsidRPr="00791CDB">
        <w:rPr>
          <w:lang w:val="en-US"/>
        </w:rPr>
        <w:t>over the decade</w:t>
      </w:r>
      <w:r>
        <w:rPr>
          <w:lang w:val="en-US"/>
        </w:rPr>
        <w:t xml:space="preserve">. </w:t>
      </w:r>
      <w:commentRangeEnd w:id="120"/>
      <w:r w:rsidR="007C2DB5">
        <w:rPr>
          <w:rStyle w:val="Marquedecommentaire"/>
        </w:rPr>
        <w:commentReference w:id="120"/>
      </w:r>
      <w:del w:id="124" w:author="BOUGEARD Stephanie" w:date="2026-05-12T09:59:00Z">
        <w:r w:rsidR="005C61C4" w:rsidDel="0007206F">
          <w:rPr>
            <w:lang w:val="en-US"/>
          </w:rPr>
          <w:delText>Then, we obtained a dataset with a unique row by region</w:delText>
        </w:r>
        <w:r w:rsidR="0049498C" w:rsidDel="0007206F">
          <w:rPr>
            <w:lang w:val="en-US"/>
          </w:rPr>
          <w:delText xml:space="preserve">, allowing the use of methods </w:delText>
        </w:r>
        <w:r w:rsidR="005C61C4" w:rsidDel="0007206F">
          <w:rPr>
            <w:lang w:val="en-US"/>
          </w:rPr>
          <w:delText>which rely independence of observations</w:delText>
        </w:r>
        <w:r w:rsidR="0049498C" w:rsidDel="0007206F">
          <w:rPr>
            <w:lang w:val="en-US"/>
          </w:rPr>
          <w:delText xml:space="preserve"> assumption</w:delText>
        </w:r>
        <w:r w:rsidR="005C61C4" w:rsidDel="0007206F">
          <w:rPr>
            <w:lang w:val="en-US"/>
          </w:rPr>
          <w:delText>.</w:delText>
        </w:r>
      </w:del>
      <w:ins w:id="125" w:author="BOUGEARD Stephanie" w:date="2026-05-12T09:59:00Z">
        <w:r w:rsidR="0007206F">
          <w:rPr>
            <w:lang w:val="en-US"/>
          </w:rPr>
          <w:t xml:space="preserve"> Th</w:t>
        </w:r>
      </w:ins>
      <w:ins w:id="126" w:author="BOUGEARD Stephanie" w:date="2026-05-12T10:01:00Z">
        <w:r w:rsidR="0007206F">
          <w:rPr>
            <w:lang w:val="en-US"/>
          </w:rPr>
          <w:t>e</w:t>
        </w:r>
      </w:ins>
      <w:ins w:id="127" w:author="BOUGEARD Stephanie" w:date="2026-05-12T09:59:00Z">
        <w:r w:rsidR="0007206F">
          <w:rPr>
            <w:lang w:val="en-US"/>
          </w:rPr>
          <w:t>s</w:t>
        </w:r>
      </w:ins>
      <w:ins w:id="128" w:author="BOUGEARD Stephanie" w:date="2026-05-12T10:01:00Z">
        <w:r w:rsidR="0007206F">
          <w:rPr>
            <w:lang w:val="en-US"/>
          </w:rPr>
          <w:t>e</w:t>
        </w:r>
      </w:ins>
      <w:ins w:id="129" w:author="BOUGEARD Stephanie" w:date="2026-05-12T10:00:00Z">
        <w:r w:rsidR="0007206F">
          <w:rPr>
            <w:lang w:val="en-US"/>
          </w:rPr>
          <w:t xml:space="preserve"> component</w:t>
        </w:r>
      </w:ins>
      <w:ins w:id="130" w:author="BOUGEARD Stephanie" w:date="2026-05-12T10:01:00Z">
        <w:r w:rsidR="0007206F">
          <w:rPr>
            <w:lang w:val="en-US"/>
          </w:rPr>
          <w:t>s</w:t>
        </w:r>
      </w:ins>
      <w:ins w:id="131" w:author="BOUGEARD Stephanie" w:date="2026-05-12T10:00:00Z">
        <w:r w:rsidR="0007206F">
          <w:rPr>
            <w:lang w:val="en-US"/>
          </w:rPr>
          <w:t xml:space="preserve"> </w:t>
        </w:r>
      </w:ins>
      <w:ins w:id="132" w:author="BOUGEARD Stephanie" w:date="2026-05-12T10:01:00Z">
        <w:r w:rsidR="0007206F">
          <w:rPr>
            <w:lang w:val="en-US"/>
          </w:rPr>
          <w:t>are</w:t>
        </w:r>
      </w:ins>
      <w:ins w:id="133" w:author="BOUGEARD Stephanie" w:date="2026-05-12T10:00:00Z">
        <w:r w:rsidR="0007206F">
          <w:rPr>
            <w:lang w:val="en-US"/>
          </w:rPr>
          <w:t xml:space="preserve"> the best summary of the temporal information</w:t>
        </w:r>
      </w:ins>
      <w:ins w:id="134" w:author="BOUGEARD Stephanie" w:date="2026-05-12T10:01:00Z">
        <w:r w:rsidR="0007206F">
          <w:rPr>
            <w:lang w:val="en-US"/>
          </w:rPr>
          <w:t xml:space="preserve"> of each (outcome and explanatory) variable.</w:t>
        </w:r>
      </w:ins>
      <w:ins w:id="135" w:author="BOUGEARD Stephanie" w:date="2026-05-12T10:02:00Z">
        <w:r w:rsidR="0007206F">
          <w:rPr>
            <w:lang w:val="en-US"/>
          </w:rPr>
          <w:t xml:space="preserve"> </w:t>
        </w:r>
      </w:ins>
      <w:ins w:id="136" w:author="BOUGEARD Stephanie" w:date="2026-05-12T10:04:00Z">
        <w:r w:rsidR="0007206F">
          <w:rPr>
            <w:lang w:val="en-US"/>
          </w:rPr>
          <w:t>In the following, each functional variable (</w:t>
        </w:r>
      </w:ins>
      <w:ins w:id="137" w:author="BOUGEARD Stephanie" w:date="2026-05-12T10:05:00Z">
        <w:r w:rsidR="0007206F">
          <w:rPr>
            <w:lang w:val="en-US"/>
          </w:rPr>
          <w:t>N</w:t>
        </w:r>
        <w:r w:rsidR="0007206F">
          <w:rPr>
            <w:lang w:val="en-US"/>
          </w:rPr>
          <w:sym w:font="Symbol" w:char="F0B4"/>
        </w:r>
        <w:r w:rsidR="0007206F">
          <w:rPr>
            <w:lang w:val="en-US"/>
          </w:rPr>
          <w:t>T matrix)</w:t>
        </w:r>
      </w:ins>
      <w:ins w:id="138" w:author="BOUGEARD Stephanie" w:date="2026-05-12T10:04:00Z">
        <w:r w:rsidR="0007206F">
          <w:rPr>
            <w:lang w:val="en-US"/>
          </w:rPr>
          <w:t xml:space="preserve"> is replaced with its first </w:t>
        </w:r>
      </w:ins>
      <w:proofErr w:type="spellStart"/>
      <w:ins w:id="139" w:author="BOUGEARD Stephanie" w:date="2026-05-12T10:05:00Z">
        <w:r w:rsidR="0007206F">
          <w:rPr>
            <w:lang w:val="en-US"/>
          </w:rPr>
          <w:t>fPCA</w:t>
        </w:r>
        <w:proofErr w:type="spellEnd"/>
        <w:r w:rsidR="0007206F">
          <w:rPr>
            <w:lang w:val="en-US"/>
          </w:rPr>
          <w:t xml:space="preserve"> component (N</w:t>
        </w:r>
        <w:r w:rsidR="0007206F">
          <w:rPr>
            <w:lang w:val="en-US"/>
          </w:rPr>
          <w:sym w:font="Symbol" w:char="F0B4"/>
        </w:r>
        <w:r w:rsidR="0007206F">
          <w:rPr>
            <w:lang w:val="en-US"/>
          </w:rPr>
          <w:t xml:space="preserve">1 vector). </w:t>
        </w:r>
      </w:ins>
      <w:ins w:id="140" w:author="BOUGEARD Stephanie" w:date="2026-05-12T10:02:00Z">
        <w:r w:rsidR="0007206F">
          <w:rPr>
            <w:lang w:val="en-US"/>
          </w:rPr>
          <w:t>(ii) In a second step, redundant (and quasi-collinear) information</w:t>
        </w:r>
      </w:ins>
      <w:ins w:id="141" w:author="BOUGEARD Stephanie" w:date="2026-05-12T10:03:00Z">
        <w:r w:rsidR="0007206F">
          <w:rPr>
            <w:lang w:val="en-US"/>
          </w:rPr>
          <w:t xml:space="preserve"> within each explanatory block is reduced by means of a</w:t>
        </w:r>
      </w:ins>
      <w:del w:id="142" w:author="BOUGEARD Stephanie" w:date="2026-05-12T10:03:00Z">
        <w:r w:rsidR="005C61C4" w:rsidDel="0007206F">
          <w:rPr>
            <w:lang w:val="en-US"/>
          </w:rPr>
          <w:delText xml:space="preserve"> </w:delText>
        </w:r>
        <w:r w:rsidR="00BA7CD2" w:rsidDel="0007206F">
          <w:rPr>
            <w:lang w:val="en-US"/>
          </w:rPr>
          <w:delText xml:space="preserve">Then, </w:delText>
        </w:r>
        <w:r w:rsidR="0049498C" w:rsidDel="0007206F">
          <w:rPr>
            <w:lang w:val="en-US"/>
          </w:rPr>
          <w:delText xml:space="preserve">within each block, </w:delText>
        </w:r>
        <w:r w:rsidR="00BA7CD2" w:rsidDel="0007206F">
          <w:rPr>
            <w:lang w:val="en-US"/>
          </w:rPr>
          <w:delText>we applied</w:delText>
        </w:r>
      </w:del>
      <w:r w:rsidR="00BA7CD2">
        <w:rPr>
          <w:lang w:val="en-US"/>
        </w:rPr>
        <w:t xml:space="preserve"> directional clustering of variables (</w:t>
      </w:r>
      <w:proofErr w:type="spellStart"/>
      <w:del w:id="143" w:author="BOUGEARD Stephanie" w:date="2026-05-12T10:03:00Z">
        <w:r w:rsidR="00BA7CD2" w:rsidRPr="00BA7CD2" w:rsidDel="0007206F">
          <w:rPr>
            <w:i/>
            <w:iCs/>
            <w:lang w:val="en-US"/>
          </w:rPr>
          <w:delText>Clustering of Variables Around Latent Components</w:delText>
        </w:r>
        <w:r w:rsidR="00BA7CD2" w:rsidDel="0007206F">
          <w:rPr>
            <w:i/>
            <w:iCs/>
            <w:lang w:val="en-US"/>
          </w:rPr>
          <w:delText xml:space="preserve">, </w:delText>
        </w:r>
      </w:del>
      <w:r w:rsidR="00BA7CD2">
        <w:rPr>
          <w:lang w:val="en-US"/>
        </w:rPr>
        <w:t>Vigneau</w:t>
      </w:r>
      <w:proofErr w:type="spellEnd"/>
      <w:r w:rsidR="00BA7CD2">
        <w:rPr>
          <w:lang w:val="en-US"/>
        </w:rPr>
        <w:t xml:space="preserve"> and </w:t>
      </w:r>
      <w:proofErr w:type="spellStart"/>
      <w:r w:rsidR="00BA7CD2">
        <w:rPr>
          <w:lang w:val="en-US"/>
        </w:rPr>
        <w:t>Qannari</w:t>
      </w:r>
      <w:proofErr w:type="spellEnd"/>
      <w:r w:rsidR="00BA7CD2">
        <w:rPr>
          <w:lang w:val="en-US"/>
        </w:rPr>
        <w:t xml:space="preserve">, 2003) </w:t>
      </w:r>
      <w:r w:rsidR="0049498C">
        <w:rPr>
          <w:lang w:val="en-US"/>
        </w:rPr>
        <w:t xml:space="preserve">on the first principal component score of each variable. </w:t>
      </w:r>
      <w:del w:id="144" w:author="BOUGEARD Stephanie" w:date="2026-05-12T10:07:00Z">
        <w:r w:rsidR="0049498C" w:rsidDel="00481ABD">
          <w:rPr>
            <w:lang w:val="en-US"/>
          </w:rPr>
          <w:delText>With this approach, we were able to group redundant variables</w:delText>
        </w:r>
        <w:r w:rsidR="00086F31" w:rsidDel="00481ABD">
          <w:rPr>
            <w:lang w:val="en-US"/>
          </w:rPr>
          <w:delText xml:space="preserve"> together</w:delText>
        </w:r>
        <w:r w:rsidR="0049498C" w:rsidDel="00481ABD">
          <w:rPr>
            <w:lang w:val="en-US"/>
          </w:rPr>
          <w:delText xml:space="preserve">, and then to select </w:delText>
        </w:r>
        <w:r w:rsidR="00086F31" w:rsidDel="00481ABD">
          <w:rPr>
            <w:lang w:val="en-US"/>
          </w:rPr>
          <w:delText>the ones who interested us the most in each cluster</w:delText>
        </w:r>
        <w:r w:rsidR="00BA7CD2" w:rsidDel="00481ABD">
          <w:rPr>
            <w:lang w:val="en-US"/>
          </w:rPr>
          <w:delText xml:space="preserve">. </w:delText>
        </w:r>
      </w:del>
      <w:ins w:id="145" w:author="BOUGEARD Stephanie" w:date="2026-05-12T10:07:00Z">
        <w:r w:rsidR="00481ABD">
          <w:rPr>
            <w:lang w:val="en-US"/>
          </w:rPr>
          <w:t xml:space="preserve">(iii) </w:t>
        </w:r>
      </w:ins>
      <w:r w:rsidR="00086F31" w:rsidRPr="00086F31">
        <w:rPr>
          <w:lang w:val="en-US"/>
        </w:rPr>
        <w:t xml:space="preserve">Finally, </w:t>
      </w:r>
      <w:ins w:id="146" w:author="BOUGEARD Stephanie" w:date="2026-05-12T10:10:00Z">
        <w:r w:rsidR="006F1885">
          <w:rPr>
            <w:lang w:val="en-US"/>
          </w:rPr>
          <w:t>since the links between blocks were complex (i.e., between explanatory and outcome blocks, but also between explanatory blocks)</w:t>
        </w:r>
      </w:ins>
      <w:ins w:id="147" w:author="BOUGEARD Stephanie" w:date="2026-05-12T10:11:00Z">
        <w:r w:rsidR="006F1885">
          <w:rPr>
            <w:lang w:val="en-US"/>
          </w:rPr>
          <w:t xml:space="preserve">, they </w:t>
        </w:r>
      </w:ins>
      <w:ins w:id="148" w:author="BOUGEARD Stephanie" w:date="2026-05-12T10:08:00Z">
        <w:r w:rsidR="008C4D12">
          <w:rPr>
            <w:lang w:val="en-US"/>
          </w:rPr>
          <w:t xml:space="preserve">were explored thanks to a </w:t>
        </w:r>
      </w:ins>
      <w:commentRangeStart w:id="149"/>
      <w:ins w:id="150" w:author="BOUGEARD Stephanie" w:date="2026-05-12T10:09:00Z">
        <w:r w:rsidR="008C4D12" w:rsidRPr="00086F31">
          <w:rPr>
            <w:i/>
            <w:iCs/>
            <w:lang w:val="en-US"/>
          </w:rPr>
          <w:t>Generalized Structured Compo</w:t>
        </w:r>
      </w:ins>
      <w:commentRangeEnd w:id="149"/>
      <w:ins w:id="151" w:author="BOUGEARD Stephanie" w:date="2026-05-12T10:18:00Z">
        <w:r w:rsidR="0014580B">
          <w:rPr>
            <w:rStyle w:val="Marquedecommentaire"/>
          </w:rPr>
          <w:commentReference w:id="149"/>
        </w:r>
      </w:ins>
      <w:ins w:id="152" w:author="BOUGEARD Stephanie" w:date="2026-05-12T10:09:00Z">
        <w:r w:rsidR="008C4D12" w:rsidRPr="00086F31">
          <w:rPr>
            <w:i/>
            <w:iCs/>
            <w:lang w:val="en-US"/>
          </w:rPr>
          <w:t>nent Analysis</w:t>
        </w:r>
        <w:r w:rsidR="008C4D12">
          <w:rPr>
            <w:i/>
            <w:iCs/>
            <w:lang w:val="en-US"/>
          </w:rPr>
          <w:t xml:space="preserve"> (</w:t>
        </w:r>
      </w:ins>
      <w:del w:id="153" w:author="BOUGEARD Stephanie" w:date="2026-05-12T10:09:00Z">
        <w:r w:rsidR="00086F31" w:rsidDel="008C4D12">
          <w:rPr>
            <w:lang w:val="en-US"/>
          </w:rPr>
          <w:delText xml:space="preserve">GSCA </w:delText>
        </w:r>
        <w:r w:rsidR="00086F31" w:rsidRPr="00086F31" w:rsidDel="008C4D12">
          <w:rPr>
            <w:lang w:val="en-US"/>
          </w:rPr>
          <w:delText>(</w:delText>
        </w:r>
        <w:r w:rsidR="00086F31" w:rsidRPr="00086F31" w:rsidDel="008C4D12">
          <w:rPr>
            <w:i/>
            <w:iCs/>
            <w:lang w:val="en-US"/>
          </w:rPr>
          <w:delText>Generalized Structured Component Analysis</w:delText>
        </w:r>
      </w:del>
      <w:r w:rsidR="00086F31">
        <w:rPr>
          <w:lang w:val="en-US"/>
        </w:rPr>
        <w:t>,</w:t>
      </w:r>
      <w:r w:rsidR="00086F31" w:rsidRPr="00086F31">
        <w:rPr>
          <w:lang w:val="en-US"/>
        </w:rPr>
        <w:t xml:space="preserve"> </w:t>
      </w:r>
      <w:del w:id="154" w:author="BOUGEARD Stephanie" w:date="2026-05-12T10:09:00Z">
        <w:r w:rsidR="00086F31" w:rsidRPr="00086F31" w:rsidDel="008C4D12">
          <w:rPr>
            <w:lang w:val="en-US"/>
          </w:rPr>
          <w:delText>Huang</w:delText>
        </w:r>
      </w:del>
      <w:ins w:id="155" w:author="BOUGEARD Stephanie" w:date="2026-05-12T10:09:00Z">
        <w:r w:rsidR="008C4D12" w:rsidRPr="00086F31">
          <w:rPr>
            <w:lang w:val="en-US"/>
          </w:rPr>
          <w:t>H</w:t>
        </w:r>
        <w:r w:rsidR="008C4D12">
          <w:rPr>
            <w:lang w:val="en-US"/>
          </w:rPr>
          <w:t>w</w:t>
        </w:r>
        <w:r w:rsidR="008C4D12" w:rsidRPr="00086F31">
          <w:rPr>
            <w:lang w:val="en-US"/>
          </w:rPr>
          <w:t>ang</w:t>
        </w:r>
      </w:ins>
      <w:r w:rsidR="00086F31" w:rsidRPr="00086F31">
        <w:rPr>
          <w:lang w:val="en-US"/>
        </w:rPr>
        <w:t xml:space="preserve">, 2004) </w:t>
      </w:r>
      <w:commentRangeStart w:id="156"/>
      <w:r w:rsidR="00086F31" w:rsidRPr="00086F31">
        <w:rPr>
          <w:lang w:val="en-US"/>
        </w:rPr>
        <w:t>was applied</w:t>
      </w:r>
      <w:r w:rsidR="003C3C4A">
        <w:rPr>
          <w:lang w:val="en-US"/>
        </w:rPr>
        <w:t xml:space="preserve"> separately for modeling each AMR outcome,</w:t>
      </w:r>
      <w:r w:rsidR="00086F31" w:rsidRPr="00086F31">
        <w:rPr>
          <w:lang w:val="en-US"/>
        </w:rPr>
        <w:t xml:space="preserve"> to investigate the relationships between thematic blocks and</w:t>
      </w:r>
      <w:r w:rsidR="003C3C4A">
        <w:rPr>
          <w:lang w:val="en-US"/>
        </w:rPr>
        <w:t xml:space="preserve"> the AMR indicator </w:t>
      </w:r>
      <w:r w:rsidR="003C3C4A" w:rsidRPr="003C3C4A">
        <w:rPr>
          <w:lang w:val="en-US"/>
        </w:rPr>
        <w:t>(by antibiotic family and h</w:t>
      </w:r>
      <w:r w:rsidR="003C3C4A">
        <w:rPr>
          <w:lang w:val="en-US"/>
        </w:rPr>
        <w:t xml:space="preserve">ealthcare </w:t>
      </w:r>
      <w:r w:rsidR="003C3C4A" w:rsidRPr="003C3C4A">
        <w:rPr>
          <w:lang w:val="en-US"/>
        </w:rPr>
        <w:t>setting)</w:t>
      </w:r>
      <w:r w:rsidR="00086F31">
        <w:rPr>
          <w:lang w:val="en-US"/>
        </w:rPr>
        <w:t xml:space="preserve">. </w:t>
      </w:r>
      <w:commentRangeEnd w:id="156"/>
      <w:r w:rsidR="008C4D12">
        <w:rPr>
          <w:rStyle w:val="Marquedecommentaire"/>
        </w:rPr>
        <w:commentReference w:id="156"/>
      </w:r>
      <w:r w:rsidR="00BA7CD2" w:rsidRPr="00BA7CD2">
        <w:rPr>
          <w:highlight w:val="yellow"/>
          <w:lang w:val="en-US"/>
        </w:rPr>
        <w:t>(1</w:t>
      </w:r>
      <w:r w:rsidR="003C3C4A">
        <w:rPr>
          <w:highlight w:val="yellow"/>
          <w:lang w:val="en-US"/>
        </w:rPr>
        <w:t>56</w:t>
      </w:r>
      <w:r w:rsidR="00BA7CD2" w:rsidRPr="00BA7CD2">
        <w:rPr>
          <w:highlight w:val="yellow"/>
          <w:lang w:val="en-US"/>
        </w:rPr>
        <w:t xml:space="preserve"> mots)</w:t>
      </w:r>
      <w:commentRangeStart w:id="157"/>
      <w:commentRangeEnd w:id="157"/>
      <w:r w:rsidR="00897B4E">
        <w:rPr>
          <w:rStyle w:val="Marquedecommentaire"/>
        </w:rPr>
        <w:commentReference w:id="157"/>
      </w:r>
    </w:p>
    <w:p w14:paraId="46B82BE8" w14:textId="2513BE9A" w:rsidR="006D4477" w:rsidRDefault="002B272D" w:rsidP="002B272D">
      <w:pPr>
        <w:jc w:val="both"/>
        <w:rPr>
          <w:ins w:id="158" w:author="BOUGEARD Stephanie" w:date="2026-05-12T09:50:00Z"/>
          <w:lang w:val="en-US"/>
        </w:rPr>
      </w:pPr>
      <w:commentRangeStart w:id="159"/>
      <w:commentRangeStart w:id="160"/>
      <w:ins w:id="161" w:author="BOUGEARD Stephanie" w:date="2026-05-12T09:50:00Z">
        <w:r w:rsidRPr="002B272D">
          <w:rPr>
            <w:b/>
            <w:bCs/>
            <w:lang w:val="en-US"/>
            <w:rPrChange w:id="162" w:author="BOUGEARD Stephanie" w:date="2026-05-12T09:50:00Z">
              <w:rPr>
                <w:lang w:val="en-US"/>
              </w:rPr>
            </w:rPrChange>
          </w:rPr>
          <w:t>Perspectives</w:t>
        </w:r>
      </w:ins>
      <w:commentRangeEnd w:id="159"/>
      <w:ins w:id="163" w:author="BOUGEARD Stephanie" w:date="2026-05-12T10:16:00Z">
        <w:r w:rsidR="00897B4E">
          <w:rPr>
            <w:rStyle w:val="Marquedecommentaire"/>
          </w:rPr>
          <w:commentReference w:id="159"/>
        </w:r>
      </w:ins>
      <w:commentRangeEnd w:id="160"/>
      <w:ins w:id="164" w:author="BOUGEARD Stephanie" w:date="2026-05-12T10:20:00Z">
        <w:r w:rsidR="0014580B">
          <w:rPr>
            <w:rStyle w:val="Marquedecommentaire"/>
          </w:rPr>
          <w:commentReference w:id="160"/>
        </w:r>
      </w:ins>
      <w:ins w:id="165" w:author="BOUGEARD Stephanie" w:date="2026-05-12T09:50:00Z">
        <w:r>
          <w:rPr>
            <w:lang w:val="en-US"/>
          </w:rPr>
          <w:t>.</w:t>
        </w:r>
      </w:ins>
      <w:del w:id="166" w:author="BOUGEARD Stephanie" w:date="2026-05-12T09:50:00Z">
        <w:r w:rsidR="006D4477" w:rsidDel="002B272D">
          <w:rPr>
            <w:lang w:val="en-US"/>
          </w:rPr>
          <w:delText>In future perspective</w:delText>
        </w:r>
      </w:del>
      <w:r w:rsidR="006D4477">
        <w:rPr>
          <w:lang w:val="en-US"/>
        </w:rPr>
        <w:t xml:space="preserve">, </w:t>
      </w:r>
      <w:commentRangeStart w:id="167"/>
      <w:r w:rsidR="006D4477">
        <w:rPr>
          <w:lang w:val="en-US"/>
        </w:rPr>
        <w:t xml:space="preserve">we think </w:t>
      </w:r>
      <w:commentRangeEnd w:id="167"/>
      <w:r>
        <w:rPr>
          <w:rStyle w:val="Marquedecommentaire"/>
        </w:rPr>
        <w:commentReference w:id="167"/>
      </w:r>
      <w:r w:rsidR="006D4477">
        <w:rPr>
          <w:lang w:val="en-US"/>
        </w:rPr>
        <w:t>about applying three-way GSCA (</w:t>
      </w:r>
      <w:r w:rsidR="006D4477" w:rsidRPr="006D4477">
        <w:rPr>
          <w:i/>
          <w:iCs/>
          <w:lang w:val="en-US"/>
        </w:rPr>
        <w:t>Three-way Generalized Structured Component Analysis</w:t>
      </w:r>
      <w:r w:rsidR="006D4477" w:rsidRPr="006D4477">
        <w:rPr>
          <w:lang w:val="en-US"/>
        </w:rPr>
        <w:t>,</w:t>
      </w:r>
      <w:r w:rsidR="006D4477">
        <w:rPr>
          <w:lang w:val="en-US"/>
        </w:rPr>
        <w:t xml:space="preserve"> Choi, 2018) on more than one functional principal component score</w:t>
      </w:r>
      <w:r w:rsidR="00086F31">
        <w:rPr>
          <w:lang w:val="en-US"/>
        </w:rPr>
        <w:t xml:space="preserve"> by variables</w:t>
      </w:r>
      <w:r w:rsidR="006D4477">
        <w:rPr>
          <w:lang w:val="en-US"/>
        </w:rPr>
        <w:t xml:space="preserve"> and also apply functional multiblock models. </w:t>
      </w:r>
      <w:r w:rsidR="006D4477" w:rsidRPr="006D4477">
        <w:rPr>
          <w:highlight w:val="yellow"/>
          <w:lang w:val="en-US"/>
        </w:rPr>
        <w:t>(3</w:t>
      </w:r>
      <w:r w:rsidR="003C3C4A">
        <w:rPr>
          <w:highlight w:val="yellow"/>
          <w:lang w:val="en-US"/>
        </w:rPr>
        <w:t>4</w:t>
      </w:r>
      <w:r w:rsidR="006D4477" w:rsidRPr="006D4477">
        <w:rPr>
          <w:highlight w:val="yellow"/>
          <w:lang w:val="en-US"/>
        </w:rPr>
        <w:t xml:space="preserve"> mots)</w:t>
      </w:r>
    </w:p>
    <w:p w14:paraId="5D5C2204" w14:textId="4754DEB6" w:rsidR="002B272D" w:rsidRDefault="002B272D" w:rsidP="002B272D">
      <w:pPr>
        <w:jc w:val="both"/>
        <w:rPr>
          <w:ins w:id="168" w:author="BOUGEARD Stephanie" w:date="2026-05-12T09:50:00Z"/>
          <w:lang w:val="en-US"/>
        </w:rPr>
      </w:pPr>
      <w:commentRangeStart w:id="169"/>
      <w:ins w:id="170" w:author="BOUGEARD Stephanie" w:date="2026-05-12T09:50:00Z">
        <w:r>
          <w:rPr>
            <w:lang w:val="en-US"/>
          </w:rPr>
          <w:t>References</w:t>
        </w:r>
      </w:ins>
      <w:ins w:id="171" w:author="BOUGEARD Stephanie" w:date="2026-05-12T09:52:00Z">
        <w:r>
          <w:rPr>
            <w:lang w:val="en-US"/>
          </w:rPr>
          <w:t xml:space="preserve"> </w:t>
        </w:r>
        <w:commentRangeEnd w:id="169"/>
        <w:r>
          <w:rPr>
            <w:rStyle w:val="Marquedecommentaire"/>
          </w:rPr>
          <w:commentReference w:id="169"/>
        </w:r>
      </w:ins>
    </w:p>
    <w:p w14:paraId="04934C78" w14:textId="3519F212" w:rsidR="002B272D" w:rsidRPr="00BA7CD2" w:rsidRDefault="002B272D">
      <w:pPr>
        <w:jc w:val="both"/>
        <w:rPr>
          <w:lang w:val="en-US"/>
        </w:rPr>
        <w:pPrChange w:id="172" w:author="BOUGEARD Stephanie" w:date="2026-05-12T09:45:00Z">
          <w:pPr/>
        </w:pPrChange>
      </w:pPr>
      <w:ins w:id="173" w:author="BOUGEARD Stephanie" w:date="2026-05-12T09:50:00Z">
        <w:r>
          <w:rPr>
            <w:lang w:val="en-US"/>
          </w:rPr>
          <w:t>…</w:t>
        </w:r>
      </w:ins>
    </w:p>
    <w:sectPr w:rsidR="002B272D" w:rsidRPr="00BA7CD2">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0" w:author="BOUGEARD Stephanie" w:date="2026-05-12T09:46:00Z" w:initials="BS">
    <w:p w14:paraId="74C81C06" w14:textId="4FAB81A5" w:rsidR="002B272D" w:rsidRDefault="002B272D">
      <w:pPr>
        <w:pStyle w:val="Commentaire"/>
      </w:pPr>
      <w:r>
        <w:rPr>
          <w:rStyle w:val="Marquedecommentaire"/>
        </w:rPr>
        <w:annotationRef/>
      </w:r>
      <w:r>
        <w:t>Au passif pour éviter les ‘</w:t>
      </w:r>
      <w:proofErr w:type="spellStart"/>
      <w:r>
        <w:t>we</w:t>
      </w:r>
      <w:proofErr w:type="spellEnd"/>
      <w:r>
        <w:t>’ tout moisis</w:t>
      </w:r>
    </w:p>
  </w:comment>
  <w:comment w:id="68" w:author="BOUGEARD Stephanie" w:date="2026-05-12T10:11:00Z" w:initials="BS">
    <w:p w14:paraId="325E9F10" w14:textId="387561B4" w:rsidR="006F1885" w:rsidRDefault="006F1885">
      <w:pPr>
        <w:pStyle w:val="Commentaire"/>
      </w:pPr>
      <w:r>
        <w:rPr>
          <w:rStyle w:val="Marquedecommentaire"/>
        </w:rPr>
        <w:annotationRef/>
      </w:r>
      <w:r>
        <w:t>Dans le ‘</w:t>
      </w:r>
      <w:proofErr w:type="spellStart"/>
      <w:r>
        <w:t>aim</w:t>
      </w:r>
      <w:proofErr w:type="spellEnd"/>
      <w:r>
        <w:t xml:space="preserve">’, précises que tu cherches un modèle de régression (sinon, Arthur va te demander pourquoi tu n’appliques pas </w:t>
      </w:r>
      <w:proofErr w:type="spellStart"/>
      <w:r>
        <w:t>rGCCA</w:t>
      </w:r>
      <w:proofErr w:type="spellEnd"/>
      <w:r>
        <w:t>)</w:t>
      </w:r>
    </w:p>
  </w:comment>
  <w:comment w:id="122" w:author="BOUGEARD Stephanie" w:date="2026-05-12T10:18:00Z" w:initials="BS">
    <w:p w14:paraId="1F052BBC" w14:textId="62081A8C" w:rsidR="0014580B" w:rsidRDefault="0014580B">
      <w:pPr>
        <w:pStyle w:val="Commentaire"/>
      </w:pPr>
      <w:r>
        <w:rPr>
          <w:rStyle w:val="Marquedecommentaire"/>
        </w:rPr>
        <w:annotationRef/>
      </w:r>
      <w:proofErr w:type="gramStart"/>
      <w:r>
        <w:t>Précises</w:t>
      </w:r>
      <w:proofErr w:type="gramEnd"/>
      <w:r>
        <w:t xml:space="preserve"> le pré-</w:t>
      </w:r>
      <w:proofErr w:type="spellStart"/>
      <w:r>
        <w:t>processing</w:t>
      </w:r>
      <w:proofErr w:type="spellEnd"/>
      <w:r>
        <w:t xml:space="preserve"> avant </w:t>
      </w:r>
      <w:proofErr w:type="spellStart"/>
      <w:r>
        <w:t>fPCA</w:t>
      </w:r>
      <w:proofErr w:type="spellEnd"/>
      <w:r>
        <w:t xml:space="preserve"> (centrage &amp; </w:t>
      </w:r>
      <w:proofErr w:type="spellStart"/>
      <w:r>
        <w:t>red</w:t>
      </w:r>
      <w:proofErr w:type="spellEnd"/>
      <w:r>
        <w:t> ??)</w:t>
      </w:r>
    </w:p>
  </w:comment>
  <w:comment w:id="120" w:author="BOUGEARD Stephanie" w:date="2026-05-12T09:56:00Z" w:initials="BS">
    <w:p w14:paraId="648E69CD" w14:textId="57CDF262" w:rsidR="007C2DB5" w:rsidRDefault="007C2DB5">
      <w:pPr>
        <w:pStyle w:val="Commentaire"/>
      </w:pPr>
      <w:r>
        <w:rPr>
          <w:rStyle w:val="Marquedecommentaire"/>
        </w:rPr>
        <w:annotationRef/>
      </w:r>
      <w:proofErr w:type="gramStart"/>
      <w:r>
        <w:t>Commences</w:t>
      </w:r>
      <w:proofErr w:type="gramEnd"/>
      <w:r>
        <w:t xml:space="preserve"> par ton objectif, puis tu décris comment tu y parviens.</w:t>
      </w:r>
    </w:p>
  </w:comment>
  <w:comment w:id="149" w:author="BOUGEARD Stephanie" w:date="2026-05-12T10:18:00Z" w:initials="BS">
    <w:p w14:paraId="6BEF5023" w14:textId="5A84F656" w:rsidR="0014580B" w:rsidRDefault="0014580B">
      <w:pPr>
        <w:pStyle w:val="Commentaire"/>
      </w:pPr>
      <w:r>
        <w:rPr>
          <w:rStyle w:val="Marquedecommentaire"/>
        </w:rPr>
        <w:annotationRef/>
      </w:r>
      <w:r>
        <w:t>Ici aussi, précise le pré-</w:t>
      </w:r>
      <w:proofErr w:type="spellStart"/>
      <w:r>
        <w:t>processing</w:t>
      </w:r>
      <w:proofErr w:type="spellEnd"/>
      <w:r>
        <w:t xml:space="preserve"> (centré/réduit par défaut, mais il faut expliquer que c’est bien car cela donne la même importance à </w:t>
      </w:r>
      <w:proofErr w:type="gramStart"/>
      <w:r>
        <w:t>toutes les var</w:t>
      </w:r>
      <w:proofErr w:type="gramEnd"/>
      <w:r>
        <w:t xml:space="preserve"> dans l’analyse)</w:t>
      </w:r>
    </w:p>
  </w:comment>
  <w:comment w:id="156" w:author="BOUGEARD Stephanie" w:date="2026-05-12T10:09:00Z" w:initials="BS">
    <w:p w14:paraId="22FAC341" w14:textId="2FFC01C5" w:rsidR="008C4D12" w:rsidRDefault="008C4D12">
      <w:pPr>
        <w:pStyle w:val="Commentaire"/>
      </w:pPr>
      <w:r>
        <w:rPr>
          <w:rStyle w:val="Marquedecommentaire"/>
        </w:rPr>
        <w:annotationRef/>
      </w:r>
      <w:r>
        <w:t xml:space="preserve">A mettre avant (partie data &amp; </w:t>
      </w:r>
      <w:proofErr w:type="spellStart"/>
      <w:r>
        <w:t>aim</w:t>
      </w:r>
      <w:proofErr w:type="spellEnd"/>
      <w:r>
        <w:t>)</w:t>
      </w:r>
    </w:p>
  </w:comment>
  <w:comment w:id="157" w:author="BOUGEARD Stephanie" w:date="2026-05-12T10:12:00Z" w:initials="BS">
    <w:p w14:paraId="180310EF" w14:textId="77777777" w:rsidR="00897B4E" w:rsidRDefault="00897B4E">
      <w:pPr>
        <w:pStyle w:val="Commentaire"/>
      </w:pPr>
      <w:r>
        <w:rPr>
          <w:rStyle w:val="Marquedecommentaire"/>
        </w:rPr>
        <w:annotationRef/>
      </w:r>
      <w:r>
        <w:t xml:space="preserve">Un mini bilan (pour ceux qui ne sont pas familier avec les résultats issus des multiblocs) en disant que tu as des modèles de régression qui explorent tes liens supposés entre blocs (résumé par des variables latentes) et que tu sais quelles variables contribuent le plus à construire ces variables latentes (si on a des </w:t>
      </w:r>
      <w:proofErr w:type="spellStart"/>
      <w:r>
        <w:t>res</w:t>
      </w:r>
      <w:proofErr w:type="spellEnd"/>
      <w:r>
        <w:t xml:space="preserve">’ d’ici le 31/5, on pourra peut-être donner les grandes lignes des résultats) Trop </w:t>
      </w:r>
      <w:proofErr w:type="spellStart"/>
      <w:r>
        <w:t>Hââââte</w:t>
      </w:r>
      <w:proofErr w:type="spellEnd"/>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5871B03" w14:textId="5AEAC680" w:rsidR="00897B4E" w:rsidRDefault="00897B4E">
      <w:pPr>
        <w:pStyle w:val="Commentaire"/>
      </w:pPr>
      <w:r>
        <w:t xml:space="preserve">NB : Pour ne pas perdre nos lecteurs, on va utiliser composantes (ou scores, tu choisis) pour les </w:t>
      </w:r>
      <w:proofErr w:type="spellStart"/>
      <w:r>
        <w:t>fPCA</w:t>
      </w:r>
      <w:proofErr w:type="spellEnd"/>
      <w:r>
        <w:t xml:space="preserve"> et variables latentes pour </w:t>
      </w:r>
      <w:proofErr w:type="spellStart"/>
      <w:r>
        <w:t>Gesca</w:t>
      </w:r>
      <w:proofErr w:type="spellEnd"/>
      <w:r>
        <w:t>.</w:t>
      </w:r>
    </w:p>
  </w:comment>
  <w:comment w:id="159" w:author="BOUGEARD Stephanie" w:date="2026-05-12T10:16:00Z" w:initials="BS">
    <w:p w14:paraId="7BCE0A31" w14:textId="1EA79B7F" w:rsidR="00897B4E" w:rsidRDefault="00897B4E">
      <w:pPr>
        <w:pStyle w:val="Commentaire"/>
      </w:pPr>
      <w:r>
        <w:rPr>
          <w:rStyle w:val="Marquedecommentaire"/>
        </w:rPr>
        <w:annotationRef/>
      </w:r>
      <w:r>
        <w:t>Dis d’abord que tu notes une (grosse) limite : tu as résumé tes variables fonctionnelles et donc que tu ne vois que les ‘gros tr</w:t>
      </w:r>
      <w:r w:rsidR="0014580B">
        <w:t>u</w:t>
      </w:r>
      <w:r>
        <w:t>cs’</w:t>
      </w:r>
      <w:r w:rsidR="0014580B">
        <w:t xml:space="preserve"> (ici, différences de moyennes entre les régions)</w:t>
      </w:r>
    </w:p>
  </w:comment>
  <w:comment w:id="160" w:author="BOUGEARD Stephanie" w:date="2026-05-12T10:20:00Z" w:initials="BS">
    <w:p w14:paraId="340397BD" w14:textId="09E84493" w:rsidR="0014580B" w:rsidRDefault="0014580B">
      <w:pPr>
        <w:pStyle w:val="Commentaire"/>
      </w:pPr>
      <w:r>
        <w:rPr>
          <w:rStyle w:val="Marquedecommentaire"/>
        </w:rPr>
        <w:annotationRef/>
      </w:r>
      <w:r>
        <w:t xml:space="preserve">Après avoir noté les limites de notre approche (complexe mais finalement assez simpliste), explique que prendre en compte 2-3 composantes </w:t>
      </w:r>
      <w:proofErr w:type="spellStart"/>
      <w:r>
        <w:t>fPCA</w:t>
      </w:r>
      <w:proofErr w:type="spellEnd"/>
      <w:r>
        <w:t xml:space="preserve"> par variable et appliquer la méthode 3-way GSCA permettrait de prendre en compte plus détails. Et finis en disant que l’adaptation de la méthode </w:t>
      </w:r>
      <w:proofErr w:type="spellStart"/>
      <w:r>
        <w:t>functionnal</w:t>
      </w:r>
      <w:proofErr w:type="spellEnd"/>
      <w:r>
        <w:t>-GSCA à des variables à expliquer et explicatives fonctionnelles est notre objectif ultime.</w:t>
      </w:r>
    </w:p>
  </w:comment>
  <w:comment w:id="167" w:author="BOUGEARD Stephanie" w:date="2026-05-12T09:50:00Z" w:initials="BS">
    <w:p w14:paraId="0183E8D9" w14:textId="0E73968D" w:rsidR="002B272D" w:rsidRDefault="002B272D">
      <w:pPr>
        <w:pStyle w:val="Commentaire"/>
      </w:pPr>
      <w:r>
        <w:rPr>
          <w:rStyle w:val="Marquedecommentaire"/>
        </w:rPr>
        <w:annotationRef/>
      </w:r>
      <w:r>
        <w:t>Je n’aime pas les ‘</w:t>
      </w:r>
      <w:proofErr w:type="spellStart"/>
      <w:r>
        <w:t>we</w:t>
      </w:r>
      <w:proofErr w:type="spellEnd"/>
      <w:r>
        <w: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169" w:author="BOUGEARD Stephanie" w:date="2026-05-12T09:52:00Z" w:initials="BS">
    <w:p w14:paraId="1DF0C895" w14:textId="0DE74EAD" w:rsidR="002B272D" w:rsidRDefault="002B272D">
      <w:pPr>
        <w:pStyle w:val="Commentaire"/>
      </w:pPr>
      <w:r>
        <w:rPr>
          <w:rStyle w:val="Marquedecommentaire"/>
        </w:rPr>
        <w:annotationRef/>
      </w:r>
      <w:r>
        <w:t xml:space="preserve">Mieux si tu donnes les détails de tes 3 ppales </w:t>
      </w:r>
      <w:proofErr w:type="spellStart"/>
      <w:r>
        <w:t>refs</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C81C06" w15:done="0"/>
  <w15:commentEx w15:paraId="325E9F10" w15:done="0"/>
  <w15:commentEx w15:paraId="1F052BBC" w15:done="0"/>
  <w15:commentEx w15:paraId="648E69CD" w15:done="0"/>
  <w15:commentEx w15:paraId="6BEF5023" w15:done="0"/>
  <w15:commentEx w15:paraId="22FAC341" w15:done="0"/>
  <w15:commentEx w15:paraId="25871B03" w15:done="0"/>
  <w15:commentEx w15:paraId="7BCE0A31" w15:done="0"/>
  <w15:commentEx w15:paraId="340397BD" w15:done="0"/>
  <w15:commentEx w15:paraId="0183E8D9" w15:done="0"/>
  <w15:commentEx w15:paraId="1DF0C8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AD7575" w16cex:dateUtc="2026-05-12T07:46:00Z"/>
  <w16cex:commentExtensible w16cex:durableId="2DAD7B69" w16cex:dateUtc="2026-05-12T08:11:00Z"/>
  <w16cex:commentExtensible w16cex:durableId="2DAD7CDD" w16cex:dateUtc="2026-05-12T08:18:00Z"/>
  <w16cex:commentExtensible w16cex:durableId="2DAD77DA" w16cex:dateUtc="2026-05-12T07:56:00Z"/>
  <w16cex:commentExtensible w16cex:durableId="2DAD7D04" w16cex:dateUtc="2026-05-12T08:18:00Z"/>
  <w16cex:commentExtensible w16cex:durableId="2DAD7AD4" w16cex:dateUtc="2026-05-12T08:09:00Z"/>
  <w16cex:commentExtensible w16cex:durableId="2DAD7BA3" w16cex:dateUtc="2026-05-12T08:12:00Z"/>
  <w16cex:commentExtensible w16cex:durableId="2DAD7C7D" w16cex:dateUtc="2026-05-12T08:16:00Z"/>
  <w16cex:commentExtensible w16cex:durableId="2DAD7D64" w16cex:dateUtc="2026-05-12T08:20:00Z"/>
  <w16cex:commentExtensible w16cex:durableId="2DAD766A" w16cex:dateUtc="2026-05-12T07:50:00Z"/>
  <w16cex:commentExtensible w16cex:durableId="2DAD76DE" w16cex:dateUtc="2026-05-12T07: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C81C06" w16cid:durableId="2DAD7575"/>
  <w16cid:commentId w16cid:paraId="325E9F10" w16cid:durableId="2DAD7B69"/>
  <w16cid:commentId w16cid:paraId="1F052BBC" w16cid:durableId="2DAD7CDD"/>
  <w16cid:commentId w16cid:paraId="648E69CD" w16cid:durableId="2DAD77DA"/>
  <w16cid:commentId w16cid:paraId="6BEF5023" w16cid:durableId="2DAD7D04"/>
  <w16cid:commentId w16cid:paraId="22FAC341" w16cid:durableId="2DAD7AD4"/>
  <w16cid:commentId w16cid:paraId="25871B03" w16cid:durableId="2DAD7BA3"/>
  <w16cid:commentId w16cid:paraId="7BCE0A31" w16cid:durableId="2DAD7C7D"/>
  <w16cid:commentId w16cid:paraId="340397BD" w16cid:durableId="2DAD7D64"/>
  <w16cid:commentId w16cid:paraId="0183E8D9" w16cid:durableId="2DAD766A"/>
  <w16cid:commentId w16cid:paraId="1DF0C895" w16cid:durableId="2DAD76D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OUGEARD Stephanie">
    <w15:presenceInfo w15:providerId="AD" w15:userId="S::Stephanie.BOUGEARD@anses.fr::30424678-3a90-4260-b90b-cbf9064ad1a8"/>
  </w15:person>
  <w15:person w15:author="MARTET Gaspard">
    <w15:presenceInfo w15:providerId="AD" w15:userId="S::gaspard.martet@anses.fr::470c0d68-1eb9-4c57-bde3-873ec4a119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0EA"/>
    <w:rsid w:val="0007206F"/>
    <w:rsid w:val="00086F31"/>
    <w:rsid w:val="000C2E01"/>
    <w:rsid w:val="0014580B"/>
    <w:rsid w:val="002B272D"/>
    <w:rsid w:val="00336E7C"/>
    <w:rsid w:val="003B4BF1"/>
    <w:rsid w:val="003C10EA"/>
    <w:rsid w:val="003C3C4A"/>
    <w:rsid w:val="00481ABD"/>
    <w:rsid w:val="0049498C"/>
    <w:rsid w:val="00560DA5"/>
    <w:rsid w:val="005C61C4"/>
    <w:rsid w:val="006D4477"/>
    <w:rsid w:val="006F1885"/>
    <w:rsid w:val="00712F33"/>
    <w:rsid w:val="00737B72"/>
    <w:rsid w:val="00791CDB"/>
    <w:rsid w:val="007C2DB5"/>
    <w:rsid w:val="0088237C"/>
    <w:rsid w:val="00897B4E"/>
    <w:rsid w:val="008C4D12"/>
    <w:rsid w:val="00900FB1"/>
    <w:rsid w:val="009114CB"/>
    <w:rsid w:val="00B23B7F"/>
    <w:rsid w:val="00BA7CD2"/>
    <w:rsid w:val="00CF7F1A"/>
    <w:rsid w:val="00D820E8"/>
    <w:rsid w:val="00E66FBF"/>
    <w:rsid w:val="00F75349"/>
    <w:rsid w:val="00FB37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99E35"/>
  <w15:chartTrackingRefBased/>
  <w15:docId w15:val="{7E93B3E2-DC52-4C26-B8E1-60049DC16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B23B7F"/>
    <w:rPr>
      <w:i/>
      <w:iCs/>
    </w:rPr>
  </w:style>
  <w:style w:type="character" w:styleId="Marquedecommentaire">
    <w:name w:val="annotation reference"/>
    <w:basedOn w:val="Policepardfaut"/>
    <w:uiPriority w:val="99"/>
    <w:semiHidden/>
    <w:unhideWhenUsed/>
    <w:rsid w:val="00FB3727"/>
    <w:rPr>
      <w:sz w:val="16"/>
      <w:szCs w:val="16"/>
    </w:rPr>
  </w:style>
  <w:style w:type="paragraph" w:styleId="Commentaire">
    <w:name w:val="annotation text"/>
    <w:basedOn w:val="Normal"/>
    <w:link w:val="CommentaireCar"/>
    <w:uiPriority w:val="99"/>
    <w:semiHidden/>
    <w:unhideWhenUsed/>
    <w:rsid w:val="00FB3727"/>
    <w:pPr>
      <w:spacing w:line="240" w:lineRule="auto"/>
    </w:pPr>
    <w:rPr>
      <w:sz w:val="20"/>
      <w:szCs w:val="20"/>
    </w:rPr>
  </w:style>
  <w:style w:type="character" w:customStyle="1" w:styleId="CommentaireCar">
    <w:name w:val="Commentaire Car"/>
    <w:basedOn w:val="Policepardfaut"/>
    <w:link w:val="Commentaire"/>
    <w:uiPriority w:val="99"/>
    <w:semiHidden/>
    <w:rsid w:val="00FB3727"/>
    <w:rPr>
      <w:sz w:val="20"/>
      <w:szCs w:val="20"/>
    </w:rPr>
  </w:style>
  <w:style w:type="paragraph" w:styleId="Objetducommentaire">
    <w:name w:val="annotation subject"/>
    <w:basedOn w:val="Commentaire"/>
    <w:next w:val="Commentaire"/>
    <w:link w:val="ObjetducommentaireCar"/>
    <w:uiPriority w:val="99"/>
    <w:semiHidden/>
    <w:unhideWhenUsed/>
    <w:rsid w:val="00FB3727"/>
    <w:rPr>
      <w:b/>
      <w:bCs/>
    </w:rPr>
  </w:style>
  <w:style w:type="character" w:customStyle="1" w:styleId="ObjetducommentaireCar">
    <w:name w:val="Objet du commentaire Car"/>
    <w:basedOn w:val="CommentaireCar"/>
    <w:link w:val="Objetducommentaire"/>
    <w:uiPriority w:val="99"/>
    <w:semiHidden/>
    <w:rsid w:val="00FB3727"/>
    <w:rPr>
      <w:b/>
      <w:bCs/>
      <w:sz w:val="20"/>
      <w:szCs w:val="20"/>
    </w:rPr>
  </w:style>
  <w:style w:type="paragraph" w:styleId="Rvision">
    <w:name w:val="Revision"/>
    <w:hidden/>
    <w:uiPriority w:val="99"/>
    <w:semiHidden/>
    <w:rsid w:val="001458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55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540</Words>
  <Characters>2973</Characters>
  <Application>Microsoft Office Word</Application>
  <DocSecurity>0</DocSecurity>
  <Lines>24</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MARTET Gaspard</dc:creator>
  <cp:keywords/>
  <dc:description/>
  <cp:lastModifiedBy>MARTET Gaspard</cp:lastModifiedBy>
  <cp:revision>12</cp:revision>
  <dcterms:created xsi:type="dcterms:W3CDTF">2026-05-11T11:40:00Z</dcterms:created>
  <dcterms:modified xsi:type="dcterms:W3CDTF">2026-05-21T09:37:00Z</dcterms:modified>
</cp:coreProperties>
</file>