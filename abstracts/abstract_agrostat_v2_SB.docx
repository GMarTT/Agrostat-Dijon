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3D617" w14:textId="1474527E" w:rsidR="00B505DE" w:rsidRPr="00B505DE" w:rsidRDefault="00B505DE" w:rsidP="00B505DE">
      <w:pPr>
        <w:jc w:val="center"/>
        <w:rPr>
          <w:u w:val="single"/>
          <w:lang w:val="en-US"/>
        </w:rPr>
      </w:pPr>
      <w:r w:rsidRPr="00B505DE">
        <w:rPr>
          <w:u w:val="single"/>
          <w:lang w:val="en-US"/>
        </w:rPr>
        <w:t>Mixing functional and multiblock approaches to explore one health antimicrobial resistance</w:t>
      </w:r>
      <w:r w:rsidR="008E56BE">
        <w:rPr>
          <w:u w:val="single"/>
          <w:lang w:val="en-US"/>
        </w:rPr>
        <w:t xml:space="preserve"> in France</w:t>
      </w:r>
    </w:p>
    <w:p w14:paraId="695905C6" w14:textId="77777777" w:rsidR="00B505DE" w:rsidRPr="00B505DE" w:rsidRDefault="00B505DE" w:rsidP="00B505DE">
      <w:pPr>
        <w:jc w:val="center"/>
        <w:rPr>
          <w:u w:val="single"/>
        </w:rPr>
      </w:pPr>
      <w:r w:rsidRPr="00B505DE">
        <w:rPr>
          <w:u w:val="single"/>
        </w:rPr>
        <w:t>Gaspard Martet</w:t>
      </w:r>
      <w:r w:rsidRPr="00B505DE">
        <w:rPr>
          <w:u w:val="single"/>
          <w:vertAlign w:val="superscript"/>
        </w:rPr>
        <w:t>1</w:t>
      </w:r>
      <w:r w:rsidRPr="00B505DE">
        <w:rPr>
          <w:u w:val="single"/>
        </w:rPr>
        <w:t>, Stéphanie Bougeard</w:t>
      </w:r>
      <w:r w:rsidRPr="00B505DE">
        <w:rPr>
          <w:u w:val="single"/>
          <w:vertAlign w:val="superscript"/>
        </w:rPr>
        <w:t>1</w:t>
      </w:r>
      <w:r w:rsidRPr="00B505DE">
        <w:rPr>
          <w:u w:val="single"/>
        </w:rPr>
        <w:t>, Claire Chauvin</w:t>
      </w:r>
      <w:r w:rsidRPr="00B505DE">
        <w:rPr>
          <w:u w:val="single"/>
          <w:vertAlign w:val="superscript"/>
        </w:rPr>
        <w:t>1</w:t>
      </w:r>
    </w:p>
    <w:p w14:paraId="173F5978" w14:textId="77777777" w:rsidR="00B505DE" w:rsidRDefault="00B505DE" w:rsidP="00B505DE">
      <w:pPr>
        <w:jc w:val="center"/>
      </w:pPr>
      <w:r w:rsidRPr="00B505DE">
        <w:rPr>
          <w:vertAlign w:val="superscript"/>
        </w:rPr>
        <w:t xml:space="preserve">1 </w:t>
      </w:r>
      <w:r>
        <w:t>Anses, Unité Epidémiologie, Santé et Bien-être (</w:t>
      </w:r>
      <w:proofErr w:type="spellStart"/>
      <w:r>
        <w:t>EpiSaBE</w:t>
      </w:r>
      <w:proofErr w:type="spellEnd"/>
      <w:r>
        <w:t>), Laboratoire de Ploufragan-Plouzané-Niort, France</w:t>
      </w:r>
    </w:p>
    <w:p w14:paraId="74581094" w14:textId="77777777" w:rsidR="00B505DE" w:rsidRDefault="00B505DE" w:rsidP="00B505DE"/>
    <w:p w14:paraId="7181029C" w14:textId="07901320" w:rsidR="00B505DE" w:rsidRPr="00A34FDC" w:rsidRDefault="00B505DE" w:rsidP="00B505DE">
      <w:pPr>
        <w:rPr>
          <w:lang w:val="en-US"/>
        </w:rPr>
      </w:pPr>
      <w:r w:rsidRPr="00B505DE">
        <w:rPr>
          <w:b/>
          <w:bCs/>
          <w:lang w:val="en-US"/>
        </w:rPr>
        <w:t xml:space="preserve">Context. </w:t>
      </w:r>
      <w:r w:rsidR="00FC4D1F">
        <w:rPr>
          <w:lang w:val="en-US"/>
        </w:rPr>
        <w:t>A</w:t>
      </w:r>
      <w:r w:rsidRPr="00B505DE">
        <w:rPr>
          <w:lang w:val="en-US"/>
        </w:rPr>
        <w:t xml:space="preserve">ntimicrobial resistance (AMR) is a public health issue, with the forecast of 10 million deaths per year globally by 2050. In a One Health perspective, the </w:t>
      </w:r>
      <w:r>
        <w:rPr>
          <w:lang w:val="en-US"/>
        </w:rPr>
        <w:t>“</w:t>
      </w:r>
      <w:r w:rsidRPr="00B505DE">
        <w:rPr>
          <w:lang w:val="en-US"/>
        </w:rPr>
        <w:t>Promise</w:t>
      </w:r>
      <w:r>
        <w:rPr>
          <w:lang w:val="en-US"/>
        </w:rPr>
        <w:t xml:space="preserve">” </w:t>
      </w:r>
      <w:r w:rsidRPr="00B505DE">
        <w:rPr>
          <w:lang w:val="en-US"/>
        </w:rPr>
        <w:t xml:space="preserve">monitoring meta-network about AMR was launched in 2021. In this context, data on </w:t>
      </w:r>
      <w:r w:rsidRPr="00CF7C4E">
        <w:rPr>
          <w:i/>
          <w:iCs/>
          <w:lang w:val="en-US"/>
        </w:rPr>
        <w:t>E. coli</w:t>
      </w:r>
      <w:r w:rsidRPr="00B505DE">
        <w:rPr>
          <w:lang w:val="en-US"/>
        </w:rPr>
        <w:t xml:space="preserve"> AMR and antibiotic consumption (AMC) were recovered in EHPADs, hospitals, </w:t>
      </w:r>
      <w:commentRangeStart w:id="0"/>
      <w:r w:rsidRPr="00B505DE">
        <w:rPr>
          <w:lang w:val="en-US"/>
        </w:rPr>
        <w:t xml:space="preserve">and the community </w:t>
      </w:r>
      <w:commentRangeEnd w:id="0"/>
      <w:r w:rsidR="00B00886">
        <w:rPr>
          <w:rStyle w:val="Marquedecommentaire"/>
        </w:rPr>
        <w:commentReference w:id="0"/>
      </w:r>
      <w:r w:rsidRPr="00B505DE">
        <w:rPr>
          <w:lang w:val="en-US"/>
        </w:rPr>
        <w:t xml:space="preserve">and for several antibiotic families (fluoroquinolones, third-generation cephalosporins, etc.). Additional variables grouped into thematic blocks (socio-economic, environment, agriculture, etc.) were also collected. For each mainland French region, all these variables were measured annually through the last decade. This induces a temporal and multiblock structure of the data.  </w:t>
      </w:r>
      <w:r w:rsidR="00B767D2">
        <w:rPr>
          <w:lang w:val="en-US"/>
        </w:rPr>
        <w:t>(10</w:t>
      </w:r>
      <w:r w:rsidR="00FC4D1F">
        <w:rPr>
          <w:lang w:val="en-US"/>
        </w:rPr>
        <w:t>3</w:t>
      </w:r>
      <w:r w:rsidR="00B767D2">
        <w:rPr>
          <w:lang w:val="en-US"/>
        </w:rPr>
        <w:t xml:space="preserve"> mots)</w:t>
      </w:r>
    </w:p>
    <w:p w14:paraId="7D4E1CD2" w14:textId="7379F0FA" w:rsidR="00B505DE" w:rsidRPr="00CF7C4E" w:rsidRDefault="00B505DE" w:rsidP="00B505DE">
      <w:pPr>
        <w:rPr>
          <w:lang w:val="en-US"/>
        </w:rPr>
      </w:pPr>
      <w:r w:rsidRPr="005A2BCC">
        <w:rPr>
          <w:b/>
          <w:bCs/>
          <w:lang w:val="en-US"/>
        </w:rPr>
        <w:t>Data and aim.</w:t>
      </w:r>
      <w:r w:rsidRPr="005A2BCC">
        <w:rPr>
          <w:lang w:val="en-US"/>
        </w:rPr>
        <w:t xml:space="preserve"> </w:t>
      </w:r>
      <w:r w:rsidR="00FC4D1F" w:rsidRPr="00FC4D1F">
        <w:rPr>
          <w:lang w:val="en-US"/>
        </w:rPr>
        <w:t>Our project aims to identify the main factors explaining</w:t>
      </w:r>
      <w:r w:rsidR="00CF7C4E">
        <w:rPr>
          <w:lang w:val="en-US"/>
        </w:rPr>
        <w:t xml:space="preserve"> </w:t>
      </w:r>
      <w:r w:rsidR="00CF7C4E" w:rsidRPr="00CF7C4E">
        <w:rPr>
          <w:i/>
          <w:iCs/>
          <w:lang w:val="en-US"/>
        </w:rPr>
        <w:t>E.coli</w:t>
      </w:r>
      <w:r w:rsidR="00CF7C4E">
        <w:rPr>
          <w:lang w:val="en-US"/>
        </w:rPr>
        <w:t xml:space="preserve"> </w:t>
      </w:r>
      <w:r w:rsidR="00623E45">
        <w:rPr>
          <w:lang w:val="en-US"/>
        </w:rPr>
        <w:t xml:space="preserve">regional </w:t>
      </w:r>
      <w:r w:rsidR="00CF7C4E">
        <w:rPr>
          <w:lang w:val="en-US"/>
        </w:rPr>
        <w:t>AMR</w:t>
      </w:r>
      <w:r w:rsidR="00623E45">
        <w:rPr>
          <w:lang w:val="en-US"/>
        </w:rPr>
        <w:t xml:space="preserve"> (N = 12 regions)</w:t>
      </w:r>
      <w:commentRangeStart w:id="1"/>
      <w:r w:rsidR="00CF7C4E">
        <w:rPr>
          <w:lang w:val="en-US"/>
        </w:rPr>
        <w:t xml:space="preserve"> </w:t>
      </w:r>
      <w:commentRangeEnd w:id="1"/>
      <w:r w:rsidR="002B46CC">
        <w:rPr>
          <w:rStyle w:val="Marquedecommentaire"/>
        </w:rPr>
        <w:commentReference w:id="1"/>
      </w:r>
      <w:r w:rsidR="00CF7C4E">
        <w:rPr>
          <w:lang w:val="en-US"/>
        </w:rPr>
        <w:t>by taking into account the complex</w:t>
      </w:r>
      <w:r w:rsidR="00A34FDC">
        <w:rPr>
          <w:lang w:val="en-US"/>
        </w:rPr>
        <w:t xml:space="preserve"> structure</w:t>
      </w:r>
      <w:r w:rsidR="00CF7C4E">
        <w:rPr>
          <w:lang w:val="en-US"/>
        </w:rPr>
        <w:t xml:space="preserve"> of our data</w:t>
      </w:r>
      <w:r w:rsidR="00921ADE">
        <w:rPr>
          <w:lang w:val="en-US"/>
        </w:rPr>
        <w:t xml:space="preserve"> with a </w:t>
      </w:r>
      <w:ins w:id="2" w:author="BOUGEARD Stephanie" w:date="2026-05-21T16:23:00Z">
        <w:r w:rsidR="002B46CC">
          <w:rPr>
            <w:lang w:val="en-US"/>
          </w:rPr>
          <w:t xml:space="preserve">multiblock </w:t>
        </w:r>
      </w:ins>
      <w:del w:id="3" w:author="BOUGEARD Stephanie" w:date="2026-05-21T16:23:00Z">
        <w:r w:rsidR="00921ADE" w:rsidDel="002B46CC">
          <w:rPr>
            <w:lang w:val="en-US"/>
          </w:rPr>
          <w:delText xml:space="preserve">regression </w:delText>
        </w:r>
      </w:del>
      <w:r w:rsidR="00921ADE">
        <w:rPr>
          <w:lang w:val="en-US"/>
        </w:rPr>
        <w:t>model</w:t>
      </w:r>
      <w:r w:rsidR="00CF7C4E">
        <w:rPr>
          <w:lang w:val="en-US"/>
        </w:rPr>
        <w:t>. Indeed, all our</w:t>
      </w:r>
      <w:r w:rsidR="00623E45">
        <w:rPr>
          <w:lang w:val="en-US"/>
        </w:rPr>
        <w:t xml:space="preserve"> </w:t>
      </w:r>
      <w:r w:rsidR="00471836">
        <w:rPr>
          <w:lang w:val="en-US"/>
        </w:rPr>
        <w:t xml:space="preserve">outcome </w:t>
      </w:r>
      <w:r w:rsidR="00CF7C4E">
        <w:rPr>
          <w:lang w:val="en-US"/>
        </w:rPr>
        <w:t xml:space="preserve">and </w:t>
      </w:r>
      <w:r w:rsidR="00471836">
        <w:rPr>
          <w:lang w:val="en-US"/>
        </w:rPr>
        <w:t>explanatory</w:t>
      </w:r>
      <w:r w:rsidR="00CF7C4E">
        <w:rPr>
          <w:lang w:val="en-US"/>
        </w:rPr>
        <w:t xml:space="preserve"> variables are functional (</w:t>
      </w:r>
      <w:r w:rsidR="00471836">
        <w:rPr>
          <w:lang w:val="en-US"/>
        </w:rPr>
        <w:t xml:space="preserve">T = </w:t>
      </w:r>
      <w:r w:rsidR="00CF7C4E">
        <w:rPr>
          <w:lang w:val="en-US"/>
        </w:rPr>
        <w:t>12 time points)</w:t>
      </w:r>
      <w:r w:rsidR="00623E45">
        <w:rPr>
          <w:lang w:val="en-US"/>
        </w:rPr>
        <w:t xml:space="preserve">, </w:t>
      </w:r>
      <w:del w:id="4" w:author="BOUGEARD Stephanie" w:date="2026-05-21T16:23:00Z">
        <w:r w:rsidR="00623E45" w:rsidDel="002B46CC">
          <w:rPr>
            <w:lang w:val="en-US"/>
          </w:rPr>
          <w:delText xml:space="preserve">divided </w:delText>
        </w:r>
      </w:del>
      <w:ins w:id="5" w:author="BOUGEARD Stephanie" w:date="2026-05-21T16:23:00Z">
        <w:r w:rsidR="002B46CC">
          <w:rPr>
            <w:lang w:val="en-US"/>
          </w:rPr>
          <w:t>and organized</w:t>
        </w:r>
        <w:r w:rsidR="002B46CC">
          <w:rPr>
            <w:lang w:val="en-US"/>
          </w:rPr>
          <w:t xml:space="preserve"> </w:t>
        </w:r>
      </w:ins>
      <w:r w:rsidR="00623E45">
        <w:rPr>
          <w:lang w:val="en-US"/>
        </w:rPr>
        <w:t xml:space="preserve">into </w:t>
      </w:r>
      <w:del w:id="6" w:author="BOUGEARD Stephanie" w:date="2026-05-21T16:23:00Z">
        <w:r w:rsidR="00623E45" w:rsidDel="002B46CC">
          <w:rPr>
            <w:lang w:val="en-US"/>
          </w:rPr>
          <w:delText xml:space="preserve">eight </w:delText>
        </w:r>
      </w:del>
      <w:ins w:id="7" w:author="BOUGEARD Stephanie" w:date="2026-05-21T16:23:00Z">
        <w:r w:rsidR="002B46CC">
          <w:rPr>
            <w:lang w:val="en-US"/>
          </w:rPr>
          <w:t>K=8</w:t>
        </w:r>
        <w:r w:rsidR="002B46CC">
          <w:rPr>
            <w:lang w:val="en-US"/>
          </w:rPr>
          <w:t xml:space="preserve"> </w:t>
        </w:r>
      </w:ins>
      <w:r w:rsidR="00623E45">
        <w:rPr>
          <w:lang w:val="en-US"/>
        </w:rPr>
        <w:t xml:space="preserve">blocks with a number of variables varying between </w:t>
      </w:r>
      <w:r w:rsidR="00921ADE">
        <w:rPr>
          <w:lang w:val="en-US"/>
        </w:rPr>
        <w:t>1</w:t>
      </w:r>
      <w:commentRangeStart w:id="8"/>
      <w:commentRangeStart w:id="9"/>
      <w:r w:rsidR="00623E45">
        <w:rPr>
          <w:lang w:val="en-US"/>
        </w:rPr>
        <w:t xml:space="preserve"> and 2</w:t>
      </w:r>
      <w:r w:rsidR="00921ADE">
        <w:rPr>
          <w:lang w:val="en-US"/>
        </w:rPr>
        <w:t>1</w:t>
      </w:r>
      <w:r w:rsidR="00623E45">
        <w:rPr>
          <w:lang w:val="en-US"/>
        </w:rPr>
        <w:t xml:space="preserve"> within each blo</w:t>
      </w:r>
      <w:commentRangeStart w:id="10"/>
      <w:r w:rsidR="00623E45">
        <w:rPr>
          <w:lang w:val="en-US"/>
        </w:rPr>
        <w:t>ck</w:t>
      </w:r>
      <w:commentRangeEnd w:id="8"/>
      <w:r w:rsidR="00440561">
        <w:rPr>
          <w:rStyle w:val="Marquedecommentaire"/>
        </w:rPr>
        <w:commentReference w:id="8"/>
      </w:r>
      <w:commentRangeEnd w:id="9"/>
      <w:r w:rsidR="00921ADE">
        <w:rPr>
          <w:rStyle w:val="Marquedecommentaire"/>
        </w:rPr>
        <w:commentReference w:id="9"/>
      </w:r>
      <w:commentRangeEnd w:id="10"/>
      <w:r w:rsidR="002B46CC">
        <w:rPr>
          <w:rStyle w:val="Marquedecommentaire"/>
        </w:rPr>
        <w:commentReference w:id="10"/>
      </w:r>
      <w:r w:rsidR="00623E45">
        <w:rPr>
          <w:lang w:val="en-US"/>
        </w:rPr>
        <w:t>.</w:t>
      </w:r>
      <w:r w:rsidR="005A2BCC">
        <w:rPr>
          <w:lang w:val="en-US"/>
        </w:rPr>
        <w:t xml:space="preserve"> </w:t>
      </w:r>
      <w:r w:rsidR="00A34FDC">
        <w:rPr>
          <w:lang w:val="en-US"/>
        </w:rPr>
        <w:t xml:space="preserve">Each of the following analysis has been conducted independently for each AMR outcome. </w:t>
      </w:r>
      <w:r w:rsidR="00B767D2">
        <w:rPr>
          <w:lang w:val="en-US"/>
        </w:rPr>
        <w:t>(</w:t>
      </w:r>
      <w:r w:rsidR="00FC4D1F">
        <w:rPr>
          <w:lang w:val="en-US"/>
        </w:rPr>
        <w:t>77</w:t>
      </w:r>
      <w:r w:rsidR="00B767D2">
        <w:rPr>
          <w:lang w:val="en-US"/>
        </w:rPr>
        <w:t xml:space="preserve"> mots)</w:t>
      </w:r>
      <w:ins w:id="11" w:author="BOUGEARD Stephanie" w:date="2026-05-21T16:26:00Z">
        <w:r w:rsidR="002B46CC">
          <w:rPr>
            <w:lang w:val="en-US"/>
          </w:rPr>
          <w:t>. All these variables were centered and scaled.</w:t>
        </w:r>
      </w:ins>
    </w:p>
    <w:p w14:paraId="38B491C3" w14:textId="6A271EA7" w:rsidR="00B505DE" w:rsidRPr="00B505DE" w:rsidRDefault="00B505DE" w:rsidP="00B505DE">
      <w:pPr>
        <w:rPr>
          <w:lang w:val="en-US"/>
        </w:rPr>
      </w:pPr>
      <w:r w:rsidRPr="00B505DE">
        <w:rPr>
          <w:b/>
          <w:bCs/>
          <w:lang w:val="en-US"/>
        </w:rPr>
        <w:t>Methods.</w:t>
      </w:r>
      <w:r>
        <w:rPr>
          <w:lang w:val="en-US"/>
        </w:rPr>
        <w:t xml:space="preserve"> </w:t>
      </w:r>
      <w:r w:rsidR="007D72C4" w:rsidRPr="007D72C4">
        <w:rPr>
          <w:lang w:val="en-US"/>
        </w:rPr>
        <w:t xml:space="preserve">To answer this question and deal with functional and multiblock data, a three-step procedure is proposed. </w:t>
      </w:r>
      <w:del w:id="12" w:author="BOUGEARD Stephanie" w:date="2026-05-21T16:26:00Z">
        <w:r w:rsidR="00C56340" w:rsidDel="002B46CC">
          <w:rPr>
            <w:lang w:val="en-US"/>
          </w:rPr>
          <w:delText>Before</w:delText>
        </w:r>
        <w:r w:rsidR="00440561" w:rsidDel="002B46CC">
          <w:rPr>
            <w:lang w:val="en-US"/>
          </w:rPr>
          <w:delText xml:space="preserve"> steps (i) and (iii), data were scaled</w:delText>
        </w:r>
        <w:r w:rsidR="00C56340" w:rsidDel="002B46CC">
          <w:rPr>
            <w:lang w:val="en-US"/>
          </w:rPr>
          <w:delText xml:space="preserve"> to ensure the same importance of all variables in the analysis. </w:delText>
        </w:r>
      </w:del>
      <w:r w:rsidR="00C56340">
        <w:rPr>
          <w:lang w:val="en-US"/>
        </w:rPr>
        <w:br/>
      </w:r>
      <w:r w:rsidR="007D72C4" w:rsidRPr="00B505DE">
        <w:rPr>
          <w:lang w:val="en-US"/>
        </w:rPr>
        <w:t xml:space="preserve">(i) </w:t>
      </w:r>
      <w:commentRangeStart w:id="13"/>
      <w:r w:rsidR="007D72C4" w:rsidRPr="00B505DE">
        <w:rPr>
          <w:lang w:val="en-US"/>
        </w:rPr>
        <w:t>First</w:t>
      </w:r>
      <w:commentRangeEnd w:id="13"/>
      <w:r w:rsidR="002B46CC">
        <w:rPr>
          <w:rStyle w:val="Marquedecommentaire"/>
        </w:rPr>
        <w:commentReference w:id="13"/>
      </w:r>
      <w:del w:id="14" w:author="BOUGEARD Stephanie" w:date="2026-05-21T16:27:00Z">
        <w:r w:rsidR="007D72C4" w:rsidRPr="00B505DE" w:rsidDel="002B46CC">
          <w:rPr>
            <w:lang w:val="en-US"/>
          </w:rPr>
          <w:delText xml:space="preserve">, </w:delText>
        </w:r>
        <w:r w:rsidR="00471836" w:rsidDel="002B46CC">
          <w:rPr>
            <w:lang w:val="en-US"/>
          </w:rPr>
          <w:delText>f</w:delText>
        </w:r>
      </w:del>
      <w:ins w:id="15" w:author="BOUGEARD Stephanie" w:date="2026-05-21T16:28:00Z">
        <w:r w:rsidR="002B46CC" w:rsidRPr="002B46CC">
          <w:rPr>
            <w:lang w:val="en-US"/>
          </w:rPr>
          <w:t xml:space="preserve"> </w:t>
        </w:r>
        <w:r w:rsidR="002B46CC" w:rsidRPr="00B505DE">
          <w:rPr>
            <w:lang w:val="en-US"/>
          </w:rPr>
          <w:t xml:space="preserve">to summarize </w:t>
        </w:r>
      </w:ins>
      <w:ins w:id="16" w:author="BOUGEARD Stephanie" w:date="2026-05-21T16:29:00Z">
        <w:r w:rsidR="002B46CC">
          <w:rPr>
            <w:lang w:val="en-US"/>
          </w:rPr>
          <w:t>the</w:t>
        </w:r>
      </w:ins>
      <w:ins w:id="17" w:author="BOUGEARD Stephanie" w:date="2026-05-21T16:28:00Z">
        <w:r w:rsidR="002B46CC" w:rsidRPr="00B505DE">
          <w:rPr>
            <w:lang w:val="en-US"/>
          </w:rPr>
          <w:t xml:space="preserve"> main </w:t>
        </w:r>
      </w:ins>
      <w:ins w:id="18" w:author="BOUGEARD Stephanie" w:date="2026-05-21T16:29:00Z">
        <w:r w:rsidR="002B46CC">
          <w:rPr>
            <w:lang w:val="en-US"/>
          </w:rPr>
          <w:t>functional</w:t>
        </w:r>
      </w:ins>
      <w:ins w:id="19" w:author="BOUGEARD Stephanie" w:date="2026-05-21T16:28:00Z">
        <w:r w:rsidR="002B46CC" w:rsidRPr="00B505DE">
          <w:rPr>
            <w:lang w:val="en-US"/>
          </w:rPr>
          <w:t xml:space="preserve"> mode of variation </w:t>
        </w:r>
      </w:ins>
      <w:del w:id="20" w:author="BOUGEARD Stephanie" w:date="2026-05-21T16:27:00Z">
        <w:r w:rsidRPr="00B505DE" w:rsidDel="002B46CC">
          <w:rPr>
            <w:lang w:val="en-US"/>
          </w:rPr>
          <w:delText>or each longitudinal variable, a</w:delText>
        </w:r>
        <w:r w:rsidR="00630162" w:rsidDel="002B46CC">
          <w:rPr>
            <w:lang w:val="en-US"/>
          </w:rPr>
          <w:delText>n</w:delText>
        </w:r>
      </w:del>
      <w:ins w:id="21" w:author="BOUGEARD Stephanie" w:date="2026-05-21T16:29:00Z">
        <w:r w:rsidR="002B46CC">
          <w:rPr>
            <w:lang w:val="en-US"/>
          </w:rPr>
          <w:t>(</w:t>
        </w:r>
      </w:ins>
      <w:ins w:id="22" w:author="BOUGEARD Stephanie" w:date="2026-05-21T16:27:00Z">
        <w:r w:rsidR="002B46CC">
          <w:rPr>
            <w:lang w:val="en-US"/>
          </w:rPr>
          <w:t>P</w:t>
        </w:r>
      </w:ins>
      <w:ins w:id="23" w:author="BOUGEARD Stephanie" w:date="2026-05-21T16:29:00Z">
        <w:r w:rsidR="002B46CC">
          <w:rPr>
            <w:lang w:val="en-US"/>
          </w:rPr>
          <w:t>+1)</w:t>
        </w:r>
      </w:ins>
      <w:r w:rsidRPr="00B505DE">
        <w:rPr>
          <w:lang w:val="en-US"/>
        </w:rPr>
        <w:t xml:space="preserve"> univariate Functional Principal Component Analysis (</w:t>
      </w:r>
      <w:proofErr w:type="spellStart"/>
      <w:r w:rsidR="00471836">
        <w:rPr>
          <w:lang w:val="en-US"/>
        </w:rPr>
        <w:t>f</w:t>
      </w:r>
      <w:r w:rsidRPr="00B505DE">
        <w:rPr>
          <w:lang w:val="en-US"/>
        </w:rPr>
        <w:t>PCA</w:t>
      </w:r>
      <w:proofErr w:type="spellEnd"/>
      <w:r w:rsidRPr="00B505DE">
        <w:rPr>
          <w:lang w:val="en-US"/>
        </w:rPr>
        <w:t xml:space="preserve">) </w:t>
      </w:r>
      <w:r w:rsidR="008E56BE">
        <w:rPr>
          <w:lang w:val="en-US"/>
        </w:rPr>
        <w:t>[1]</w:t>
      </w:r>
      <w:r w:rsidRPr="00B505DE">
        <w:rPr>
          <w:lang w:val="en-US"/>
        </w:rPr>
        <w:t xml:space="preserve"> </w:t>
      </w:r>
      <w:del w:id="24" w:author="BOUGEARD Stephanie" w:date="2026-05-21T16:28:00Z">
        <w:r w:rsidR="00630162" w:rsidDel="002B46CC">
          <w:rPr>
            <w:lang w:val="en-US"/>
          </w:rPr>
          <w:delText xml:space="preserve">was </w:delText>
        </w:r>
      </w:del>
      <w:ins w:id="25" w:author="BOUGEARD Stephanie" w:date="2026-05-21T16:28:00Z">
        <w:r w:rsidR="002B46CC">
          <w:rPr>
            <w:lang w:val="en-US"/>
          </w:rPr>
          <w:t>w</w:t>
        </w:r>
        <w:r w:rsidR="002B46CC">
          <w:rPr>
            <w:lang w:val="en-US"/>
          </w:rPr>
          <w:t>ere</w:t>
        </w:r>
        <w:r w:rsidR="002B46CC">
          <w:rPr>
            <w:lang w:val="en-US"/>
          </w:rPr>
          <w:t xml:space="preserve"> </w:t>
        </w:r>
      </w:ins>
      <w:del w:id="26" w:author="BOUGEARD Stephanie" w:date="2026-05-21T16:28:00Z">
        <w:r w:rsidR="00630162" w:rsidDel="002B46CC">
          <w:rPr>
            <w:lang w:val="en-US"/>
          </w:rPr>
          <w:delText xml:space="preserve">performed </w:delText>
        </w:r>
      </w:del>
      <w:ins w:id="27" w:author="BOUGEARD Stephanie" w:date="2026-05-21T16:28:00Z">
        <w:r w:rsidR="002B46CC">
          <w:rPr>
            <w:lang w:val="en-US"/>
          </w:rPr>
          <w:t>applied to each functional variable under study.</w:t>
        </w:r>
        <w:r w:rsidR="002B46CC">
          <w:rPr>
            <w:lang w:val="en-US"/>
          </w:rPr>
          <w:t xml:space="preserve"> </w:t>
        </w:r>
      </w:ins>
      <w:del w:id="28" w:author="BOUGEARD Stephanie" w:date="2026-05-21T16:28:00Z">
        <w:r w:rsidR="00630162" w:rsidDel="002B46CC">
          <w:rPr>
            <w:lang w:val="en-US"/>
          </w:rPr>
          <w:delText>and</w:delText>
        </w:r>
      </w:del>
      <w:r w:rsidR="00630162">
        <w:rPr>
          <w:lang w:val="en-US"/>
        </w:rPr>
        <w:t xml:space="preserve"> </w:t>
      </w:r>
      <w:r w:rsidRPr="00B505DE">
        <w:rPr>
          <w:lang w:val="en-US"/>
        </w:rPr>
        <w:t xml:space="preserve">the first principal component score </w:t>
      </w:r>
      <w:r w:rsidR="00471836">
        <w:rPr>
          <w:lang w:val="en-US"/>
        </w:rPr>
        <w:t>(fPC1)</w:t>
      </w:r>
      <w:r w:rsidR="00630162">
        <w:rPr>
          <w:lang w:val="en-US"/>
        </w:rPr>
        <w:t xml:space="preserve"> was retained</w:t>
      </w:r>
      <w:del w:id="29" w:author="BOUGEARD Stephanie" w:date="2026-05-21T16:28:00Z">
        <w:r w:rsidR="00471836" w:rsidDel="002B46CC">
          <w:rPr>
            <w:lang w:val="en-US"/>
          </w:rPr>
          <w:delText xml:space="preserve"> </w:delText>
        </w:r>
        <w:r w:rsidRPr="00B505DE" w:rsidDel="002B46CC">
          <w:rPr>
            <w:lang w:val="en-US"/>
          </w:rPr>
          <w:delText xml:space="preserve">to summarize its main temporal mode of variation over the </w:delText>
        </w:r>
        <w:r w:rsidR="00471836" w:rsidDel="002B46CC">
          <w:rPr>
            <w:lang w:val="en-US"/>
          </w:rPr>
          <w:delText>years</w:delText>
        </w:r>
      </w:del>
      <w:r w:rsidRPr="00B505DE">
        <w:rPr>
          <w:lang w:val="en-US"/>
        </w:rPr>
        <w:t xml:space="preserve">. </w:t>
      </w:r>
      <w:del w:id="30" w:author="BOUGEARD Stephanie" w:date="2026-05-21T16:32:00Z">
        <w:r w:rsidRPr="00B505DE" w:rsidDel="002B46CC">
          <w:rPr>
            <w:lang w:val="en-US"/>
          </w:rPr>
          <w:delText>In the following</w:delText>
        </w:r>
      </w:del>
      <w:ins w:id="31" w:author="BOUGEARD Stephanie" w:date="2026-05-21T16:32:00Z">
        <w:r w:rsidR="002B46CC">
          <w:rPr>
            <w:lang w:val="en-US"/>
          </w:rPr>
          <w:t>Thus</w:t>
        </w:r>
      </w:ins>
      <w:r w:rsidRPr="00B505DE">
        <w:rPr>
          <w:lang w:val="en-US"/>
        </w:rPr>
        <w:t xml:space="preserve">, each functional variable </w:t>
      </w:r>
      <w:r w:rsidR="00630162" w:rsidRPr="00630162">
        <w:rPr>
          <w:lang w:val="en-US"/>
        </w:rPr>
        <w:t>(N×T matrix) is reduced to its first fPC1 score (N×1 vector)</w:t>
      </w:r>
      <w:r w:rsidRPr="00B505DE">
        <w:rPr>
          <w:lang w:val="en-US"/>
        </w:rPr>
        <w:t xml:space="preserve">. </w:t>
      </w:r>
      <w:r w:rsidR="00FC4D1F" w:rsidRPr="00FC4D1F">
        <w:rPr>
          <w:lang w:val="en-US"/>
        </w:rPr>
        <w:t xml:space="preserve">This </w:t>
      </w:r>
      <w:proofErr w:type="spellStart"/>
      <w:r w:rsidR="00175CD7">
        <w:rPr>
          <w:lang w:val="en-US"/>
        </w:rPr>
        <w:t>outputed</w:t>
      </w:r>
      <w:proofErr w:type="spellEnd"/>
      <w:r w:rsidR="00FC4D1F" w:rsidRPr="00FC4D1F">
        <w:rPr>
          <w:lang w:val="en-US"/>
        </w:rPr>
        <w:t xml:space="preserve"> a</w:t>
      </w:r>
      <w:r w:rsidR="00FC4D1F">
        <w:rPr>
          <w:lang w:val="en-US"/>
        </w:rPr>
        <w:t xml:space="preserve"> dataset with </w:t>
      </w:r>
      <w:r w:rsidR="00FC4D1F" w:rsidRPr="00FC4D1F">
        <w:rPr>
          <w:lang w:val="en-US"/>
        </w:rPr>
        <w:t>one row per region</w:t>
      </w:r>
      <w:r w:rsidR="00A57A31">
        <w:rPr>
          <w:lang w:val="en-US"/>
        </w:rPr>
        <w:t xml:space="preserve">, allowing the use of methods which rely </w:t>
      </w:r>
      <w:ins w:id="32" w:author="BOUGEARD Stephanie" w:date="2026-05-21T16:33:00Z">
        <w:r w:rsidR="00AB00EE">
          <w:rPr>
            <w:lang w:val="en-US"/>
          </w:rPr>
          <w:t xml:space="preserve">the </w:t>
        </w:r>
        <w:r w:rsidR="00AB00EE">
          <w:rPr>
            <w:lang w:val="en-US"/>
          </w:rPr>
          <w:t>assumption</w:t>
        </w:r>
        <w:r w:rsidR="00AB00EE">
          <w:rPr>
            <w:lang w:val="en-US"/>
          </w:rPr>
          <w:t xml:space="preserve"> of </w:t>
        </w:r>
        <w:r w:rsidR="00AB00EE">
          <w:rPr>
            <w:lang w:val="en-US"/>
          </w:rPr>
          <w:t>observation</w:t>
        </w:r>
        <w:r w:rsidR="00AB00EE">
          <w:rPr>
            <w:lang w:val="en-US"/>
          </w:rPr>
          <w:t>’</w:t>
        </w:r>
        <w:r w:rsidR="00AB00EE">
          <w:rPr>
            <w:lang w:val="en-US"/>
          </w:rPr>
          <w:t>s</w:t>
        </w:r>
        <w:r w:rsidR="00AB00EE">
          <w:rPr>
            <w:lang w:val="en-US"/>
          </w:rPr>
          <w:t xml:space="preserve"> </w:t>
        </w:r>
      </w:ins>
      <w:r w:rsidR="00A57A31">
        <w:rPr>
          <w:lang w:val="en-US"/>
        </w:rPr>
        <w:t xml:space="preserve">independence of </w:t>
      </w:r>
      <w:del w:id="33" w:author="BOUGEARD Stephanie" w:date="2026-05-21T16:33:00Z">
        <w:r w:rsidR="00A57A31" w:rsidDel="00AB00EE">
          <w:rPr>
            <w:lang w:val="en-US"/>
          </w:rPr>
          <w:delText>observations assumption</w:delText>
        </w:r>
      </w:del>
      <w:r w:rsidR="00A57A31">
        <w:rPr>
          <w:lang w:val="en-US"/>
        </w:rPr>
        <w:t>.</w:t>
      </w:r>
      <w:del w:id="34" w:author="BOUGEARD Stephanie" w:date="2026-05-21T16:33:00Z">
        <w:r w:rsidR="00471836" w:rsidDel="00AB00EE">
          <w:rPr>
            <w:lang w:val="en-US"/>
          </w:rPr>
          <w:br/>
        </w:r>
      </w:del>
      <w:r w:rsidRPr="00B505DE">
        <w:rPr>
          <w:lang w:val="en-US"/>
        </w:rPr>
        <w:t xml:space="preserve">(ii) In a second step, redundant information within each explanatory block is </w:t>
      </w:r>
      <w:del w:id="35" w:author="BOUGEARD Stephanie" w:date="2026-05-21T16:34:00Z">
        <w:r w:rsidR="00630162" w:rsidDel="00AB00EE">
          <w:rPr>
            <w:lang w:val="en-US"/>
          </w:rPr>
          <w:delText xml:space="preserve">assessed </w:delText>
        </w:r>
      </w:del>
      <w:ins w:id="36" w:author="BOUGEARD Stephanie" w:date="2026-05-21T16:34:00Z">
        <w:r w:rsidR="00AB00EE">
          <w:rPr>
            <w:lang w:val="en-US"/>
          </w:rPr>
          <w:t>reduced with</w:t>
        </w:r>
        <w:r w:rsidR="00AB00EE">
          <w:rPr>
            <w:lang w:val="en-US"/>
          </w:rPr>
          <w:t xml:space="preserve"> </w:t>
        </w:r>
      </w:ins>
      <w:r w:rsidRPr="00B505DE">
        <w:rPr>
          <w:lang w:val="en-US"/>
        </w:rPr>
        <w:t>by a directional clustering of variables</w:t>
      </w:r>
      <w:ins w:id="37" w:author="BOUGEARD Stephanie" w:date="2026-05-21T16:47:00Z">
        <w:r w:rsidR="00C047F1">
          <w:rPr>
            <w:lang w:val="en-US"/>
          </w:rPr>
          <w:t xml:space="preserve"> </w:t>
        </w:r>
        <w:r w:rsidR="00C047F1">
          <w:rPr>
            <w:lang w:val="en-US"/>
          </w:rPr>
          <w:t>around latent variables</w:t>
        </w:r>
      </w:ins>
      <w:r w:rsidRPr="00B505DE">
        <w:rPr>
          <w:lang w:val="en-US"/>
        </w:rPr>
        <w:t xml:space="preserve"> </w:t>
      </w:r>
      <w:r w:rsidR="00C578F2">
        <w:rPr>
          <w:lang w:val="en-US"/>
        </w:rPr>
        <w:t>[2]</w:t>
      </w:r>
      <w:del w:id="38" w:author="BOUGEARD Stephanie" w:date="2026-05-21T16:35:00Z">
        <w:r w:rsidR="00C578F2" w:rsidDel="00AB00EE">
          <w:rPr>
            <w:lang w:val="en-US"/>
          </w:rPr>
          <w:delText xml:space="preserve"> </w:delText>
        </w:r>
        <w:r w:rsidRPr="00B505DE" w:rsidDel="00AB00EE">
          <w:rPr>
            <w:lang w:val="en-US"/>
          </w:rPr>
          <w:delText>on the f</w:delText>
        </w:r>
        <w:r w:rsidR="00471836" w:rsidDel="00AB00EE">
          <w:rPr>
            <w:lang w:val="en-US"/>
          </w:rPr>
          <w:delText>PC1</w:delText>
        </w:r>
        <w:r w:rsidR="00630162" w:rsidDel="00AB00EE">
          <w:rPr>
            <w:lang w:val="en-US"/>
          </w:rPr>
          <w:delText xml:space="preserve"> </w:delText>
        </w:r>
        <w:commentRangeStart w:id="39"/>
        <w:r w:rsidR="00630162" w:rsidDel="00AB00EE">
          <w:rPr>
            <w:lang w:val="en-US"/>
          </w:rPr>
          <w:delText>scores</w:delText>
        </w:r>
      </w:del>
      <w:commentRangeEnd w:id="39"/>
      <w:r w:rsidR="00AB00EE">
        <w:rPr>
          <w:rStyle w:val="Marquedecommentaire"/>
        </w:rPr>
        <w:commentReference w:id="39"/>
      </w:r>
      <w:r w:rsidRPr="00B505DE">
        <w:rPr>
          <w:lang w:val="en-US"/>
        </w:rPr>
        <w:t>.</w:t>
      </w:r>
      <w:r w:rsidR="00A57A31">
        <w:rPr>
          <w:lang w:val="en-US"/>
        </w:rPr>
        <w:t xml:space="preserve"> </w:t>
      </w:r>
      <w:del w:id="40" w:author="BOUGEARD Stephanie" w:date="2026-05-21T16:35:00Z">
        <w:r w:rsidR="00A57A31" w:rsidDel="00AB00EE">
          <w:rPr>
            <w:lang w:val="en-US"/>
          </w:rPr>
          <w:delText xml:space="preserve">Only variables </w:delText>
        </w:r>
        <w:r w:rsidR="00BF52B3" w:rsidDel="00AB00EE">
          <w:rPr>
            <w:lang w:val="en-US"/>
          </w:rPr>
          <w:delText xml:space="preserve">most relevant </w:delText>
        </w:r>
        <w:r w:rsidR="00A57A31" w:rsidDel="00AB00EE">
          <w:rPr>
            <w:lang w:val="en-US"/>
          </w:rPr>
          <w:delText xml:space="preserve">were kept in the analysis. </w:delText>
        </w:r>
        <w:r w:rsidR="00471836" w:rsidDel="00AB00EE">
          <w:rPr>
            <w:lang w:val="en-US"/>
          </w:rPr>
          <w:br/>
        </w:r>
      </w:del>
      <w:r w:rsidRPr="00B505DE">
        <w:rPr>
          <w:lang w:val="en-US"/>
        </w:rPr>
        <w:t>(iii) Finally, since the links between blocks were complex (i.e., between explanatory and outcome blocks, but also between explanatory blocks), they were explored thanks to a Generalized Structured Component Analysis (</w:t>
      </w:r>
      <w:r w:rsidR="00471836">
        <w:rPr>
          <w:lang w:val="en-US"/>
        </w:rPr>
        <w:t>GSCA</w:t>
      </w:r>
      <w:r w:rsidRPr="00B505DE">
        <w:rPr>
          <w:lang w:val="en-US"/>
        </w:rPr>
        <w:t>)</w:t>
      </w:r>
      <w:r w:rsidR="00C578F2">
        <w:rPr>
          <w:lang w:val="en-US"/>
        </w:rPr>
        <w:t xml:space="preserve"> [3]</w:t>
      </w:r>
      <w:r w:rsidR="00A57A31">
        <w:rPr>
          <w:lang w:val="en-US"/>
        </w:rPr>
        <w:t xml:space="preserve">. </w:t>
      </w:r>
      <w:commentRangeStart w:id="41"/>
      <w:ins w:id="42" w:author="BOUGEARD Stephanie" w:date="2026-05-21T16:48:00Z">
        <w:r w:rsidR="00C047F1">
          <w:rPr>
            <w:lang w:val="en-US"/>
          </w:rPr>
          <w:t xml:space="preserve">The </w:t>
        </w:r>
      </w:ins>
      <w:r w:rsidR="00A57A31">
        <w:rPr>
          <w:lang w:val="en-US"/>
        </w:rPr>
        <w:t>GSCA</w:t>
      </w:r>
      <w:r w:rsidRPr="00B505DE">
        <w:rPr>
          <w:lang w:val="en-US"/>
        </w:rPr>
        <w:t xml:space="preserve"> </w:t>
      </w:r>
      <w:ins w:id="43" w:author="BOUGEARD Stephanie" w:date="2026-05-21T16:48:00Z">
        <w:r w:rsidR="00C047F1">
          <w:rPr>
            <w:lang w:val="en-US"/>
          </w:rPr>
          <w:t xml:space="preserve">method </w:t>
        </w:r>
      </w:ins>
      <w:commentRangeEnd w:id="41"/>
      <w:ins w:id="44" w:author="BOUGEARD Stephanie" w:date="2026-05-21T16:49:00Z">
        <w:r w:rsidR="00C047F1">
          <w:rPr>
            <w:rStyle w:val="Marquedecommentaire"/>
          </w:rPr>
          <w:commentReference w:id="41"/>
        </w:r>
      </w:ins>
      <w:r w:rsidRPr="00B505DE">
        <w:rPr>
          <w:lang w:val="en-US"/>
        </w:rPr>
        <w:t>investigate</w:t>
      </w:r>
      <w:r w:rsidR="00630162">
        <w:rPr>
          <w:lang w:val="en-US"/>
        </w:rPr>
        <w:t>s</w:t>
      </w:r>
      <w:r w:rsidRPr="00B505DE">
        <w:rPr>
          <w:lang w:val="en-US"/>
        </w:rPr>
        <w:t xml:space="preserve"> the relationships between thematic blocks</w:t>
      </w:r>
      <w:r w:rsidR="00C56340">
        <w:rPr>
          <w:lang w:val="en-US"/>
        </w:rPr>
        <w:t xml:space="preserve">, </w:t>
      </w:r>
      <w:r w:rsidRPr="00B505DE">
        <w:rPr>
          <w:lang w:val="en-US"/>
        </w:rPr>
        <w:t>and the AMR</w:t>
      </w:r>
      <w:del w:id="45" w:author="BOUGEARD Stephanie" w:date="2026-05-21T16:49:00Z">
        <w:r w:rsidRPr="00B505DE" w:rsidDel="00C047F1">
          <w:rPr>
            <w:lang w:val="en-US"/>
          </w:rPr>
          <w:delText xml:space="preserve"> indicator (by antibiotic family and healthcare </w:delText>
        </w:r>
        <w:commentRangeStart w:id="46"/>
        <w:r w:rsidRPr="00B505DE" w:rsidDel="00C047F1">
          <w:rPr>
            <w:lang w:val="en-US"/>
          </w:rPr>
          <w:delText>setting</w:delText>
        </w:r>
      </w:del>
      <w:commentRangeEnd w:id="46"/>
      <w:r w:rsidR="00C047F1">
        <w:rPr>
          <w:rStyle w:val="Marquedecommentaire"/>
        </w:rPr>
        <w:commentReference w:id="46"/>
      </w:r>
      <w:r w:rsidRPr="00B505DE">
        <w:rPr>
          <w:lang w:val="en-US"/>
        </w:rPr>
        <w:t xml:space="preserve">). </w:t>
      </w:r>
      <w:r w:rsidR="00F61046" w:rsidRPr="00F61046">
        <w:rPr>
          <w:lang w:val="en-US"/>
        </w:rPr>
        <w:t xml:space="preserve">Each block is represented by a </w:t>
      </w:r>
      <w:del w:id="47" w:author="BOUGEARD Stephanie" w:date="2026-05-21T16:49:00Z">
        <w:r w:rsidR="00F61046" w:rsidDel="00C047F1">
          <w:rPr>
            <w:lang w:val="en-US"/>
          </w:rPr>
          <w:delText xml:space="preserve">component </w:delText>
        </w:r>
      </w:del>
      <w:ins w:id="48" w:author="BOUGEARD Stephanie" w:date="2026-05-21T16:49:00Z">
        <w:r w:rsidR="00C047F1">
          <w:rPr>
            <w:lang w:val="en-US"/>
          </w:rPr>
          <w:t>latent variable</w:t>
        </w:r>
        <w:r w:rsidR="00C047F1">
          <w:rPr>
            <w:lang w:val="en-US"/>
          </w:rPr>
          <w:t xml:space="preserve"> </w:t>
        </w:r>
      </w:ins>
      <w:r w:rsidR="00F61046" w:rsidRPr="00F61046">
        <w:rPr>
          <w:lang w:val="en-US"/>
        </w:rPr>
        <w:t xml:space="preserve">that captures the relative importance of its </w:t>
      </w:r>
      <w:r w:rsidR="00F61046">
        <w:rPr>
          <w:lang w:val="en-US"/>
        </w:rPr>
        <w:t>variables</w:t>
      </w:r>
      <w:r w:rsidR="00F61046" w:rsidRPr="00F61046">
        <w:rPr>
          <w:lang w:val="en-US"/>
        </w:rPr>
        <w:t>.</w:t>
      </w:r>
      <w:r w:rsidR="00F61046">
        <w:rPr>
          <w:lang w:val="en-US"/>
        </w:rPr>
        <w:t xml:space="preserve"> </w:t>
      </w:r>
      <w:r w:rsidRPr="00B505DE">
        <w:rPr>
          <w:lang w:val="en-US"/>
        </w:rPr>
        <w:t>(</w:t>
      </w:r>
      <w:r w:rsidR="005A2BCC">
        <w:rPr>
          <w:lang w:val="en-US"/>
        </w:rPr>
        <w:t>2</w:t>
      </w:r>
      <w:r w:rsidR="00933F70">
        <w:rPr>
          <w:lang w:val="en-US"/>
        </w:rPr>
        <w:t>05</w:t>
      </w:r>
      <w:r w:rsidRPr="00B505DE">
        <w:rPr>
          <w:lang w:val="en-US"/>
        </w:rPr>
        <w:t xml:space="preserve"> mots)</w:t>
      </w:r>
    </w:p>
    <w:p w14:paraId="0248A7DB" w14:textId="08FD0A2C" w:rsidR="00B505DE" w:rsidRPr="00B505DE" w:rsidRDefault="00B505DE" w:rsidP="00B505DE">
      <w:pPr>
        <w:rPr>
          <w:lang w:val="en-US"/>
        </w:rPr>
      </w:pPr>
      <w:r w:rsidRPr="00B505DE">
        <w:rPr>
          <w:b/>
          <w:bCs/>
          <w:lang w:val="en-US"/>
        </w:rPr>
        <w:t>Perspectives.</w:t>
      </w:r>
      <w:r w:rsidRPr="00B505DE">
        <w:rPr>
          <w:lang w:val="en-US"/>
        </w:rPr>
        <w:t xml:space="preserve"> </w:t>
      </w:r>
      <w:r w:rsidR="000D6A10">
        <w:rPr>
          <w:lang w:val="en-US"/>
        </w:rPr>
        <w:t>A limitation of our study</w:t>
      </w:r>
      <w:ins w:id="49" w:author="BOUGEARD Stephanie" w:date="2026-05-21T16:47:00Z">
        <w:r w:rsidR="00C047F1">
          <w:rPr>
            <w:lang w:val="en-US"/>
          </w:rPr>
          <w:t xml:space="preserve"> </w:t>
        </w:r>
      </w:ins>
      <w:del w:id="50" w:author="BOUGEARD Stephanie" w:date="2026-05-21T16:47:00Z">
        <w:r w:rsidR="000D6A10" w:rsidDel="00C047F1">
          <w:rPr>
            <w:lang w:val="en-US"/>
          </w:rPr>
          <w:delText xml:space="preserve"> </w:delText>
        </w:r>
      </w:del>
      <w:r w:rsidR="000D6A10">
        <w:rPr>
          <w:lang w:val="en-US"/>
        </w:rPr>
        <w:t xml:space="preserve">is that only fPC1 (summarizing </w:t>
      </w:r>
      <w:ins w:id="51" w:author="BOUGEARD Stephanie" w:date="2026-05-21T16:36:00Z">
        <w:r w:rsidR="00AB00EE">
          <w:rPr>
            <w:lang w:val="en-US"/>
          </w:rPr>
          <w:t xml:space="preserve">only the </w:t>
        </w:r>
      </w:ins>
      <w:r w:rsidR="000D6A10">
        <w:rPr>
          <w:lang w:val="en-US"/>
        </w:rPr>
        <w:t xml:space="preserve">main trends) were considered. </w:t>
      </w:r>
      <w:ins w:id="52" w:author="BOUGEARD Stephanie" w:date="2026-05-21T16:54:00Z">
        <w:r w:rsidR="008D1A16">
          <w:rPr>
            <w:lang w:val="en-US"/>
          </w:rPr>
          <w:t>to capture more functional information</w:t>
        </w:r>
        <w:r w:rsidR="008D1A16">
          <w:rPr>
            <w:lang w:val="en-US"/>
          </w:rPr>
          <w:t xml:space="preserve"> , </w:t>
        </w:r>
      </w:ins>
      <w:r w:rsidR="002D5A7A">
        <w:rPr>
          <w:lang w:val="en-US"/>
        </w:rPr>
        <w:t xml:space="preserve">Future work could involve </w:t>
      </w:r>
      <w:ins w:id="53" w:author="BOUGEARD Stephanie" w:date="2026-05-21T16:53:00Z">
        <w:r w:rsidR="00C047F1">
          <w:rPr>
            <w:lang w:val="en-US"/>
          </w:rPr>
          <w:t xml:space="preserve">several </w:t>
        </w:r>
        <w:r w:rsidR="008D1A16">
          <w:rPr>
            <w:lang w:val="en-US"/>
          </w:rPr>
          <w:t xml:space="preserve">(e.g., 2 or 3) </w:t>
        </w:r>
        <w:r w:rsidR="00C047F1" w:rsidRPr="00B505DE">
          <w:rPr>
            <w:lang w:val="en-US"/>
          </w:rPr>
          <w:t>functional component</w:t>
        </w:r>
        <w:r w:rsidR="00C047F1">
          <w:rPr>
            <w:lang w:val="en-US"/>
          </w:rPr>
          <w:t>s per variable</w:t>
        </w:r>
      </w:ins>
      <w:ins w:id="54" w:author="BOUGEARD Stephanie" w:date="2026-05-21T16:54:00Z">
        <w:r w:rsidR="008D1A16">
          <w:rPr>
            <w:lang w:val="en-US"/>
          </w:rPr>
          <w:t xml:space="preserve"> and </w:t>
        </w:r>
      </w:ins>
      <w:r w:rsidR="002D5A7A">
        <w:rPr>
          <w:lang w:val="en-US"/>
        </w:rPr>
        <w:t xml:space="preserve">applying </w:t>
      </w:r>
      <w:ins w:id="55" w:author="BOUGEARD Stephanie" w:date="2026-05-21T16:54:00Z">
        <w:r w:rsidR="008D1A16">
          <w:rPr>
            <w:lang w:val="en-US"/>
          </w:rPr>
          <w:t xml:space="preserve">the </w:t>
        </w:r>
      </w:ins>
      <w:r w:rsidRPr="00B505DE">
        <w:rPr>
          <w:lang w:val="en-US"/>
        </w:rPr>
        <w:t xml:space="preserve">three-way GSCA (Choi, 2018) </w:t>
      </w:r>
      <w:r w:rsidR="002D5A7A">
        <w:rPr>
          <w:lang w:val="en-US"/>
        </w:rPr>
        <w:t xml:space="preserve">to </w:t>
      </w:r>
      <w:del w:id="56" w:author="BOUGEARD Stephanie" w:date="2026-05-21T16:53:00Z">
        <w:r w:rsidR="002D5A7A" w:rsidDel="00C047F1">
          <w:rPr>
            <w:lang w:val="en-US"/>
          </w:rPr>
          <w:delText xml:space="preserve">several </w:delText>
        </w:r>
        <w:r w:rsidRPr="00B505DE" w:rsidDel="00C047F1">
          <w:rPr>
            <w:lang w:val="en-US"/>
          </w:rPr>
          <w:delText>functional principal component score</w:delText>
        </w:r>
        <w:r w:rsidR="00B767D2" w:rsidDel="00C047F1">
          <w:rPr>
            <w:lang w:val="en-US"/>
          </w:rPr>
          <w:delText>s</w:delText>
        </w:r>
        <w:r w:rsidRPr="00B505DE" w:rsidDel="00C047F1">
          <w:rPr>
            <w:lang w:val="en-US"/>
          </w:rPr>
          <w:delText xml:space="preserve"> </w:delText>
        </w:r>
      </w:del>
      <w:del w:id="57" w:author="BOUGEARD Stephanie" w:date="2026-05-21T16:54:00Z">
        <w:r w:rsidRPr="00B505DE" w:rsidDel="008D1A16">
          <w:rPr>
            <w:lang w:val="en-US"/>
          </w:rPr>
          <w:delText>by variable</w:delText>
        </w:r>
        <w:r w:rsidR="002D5A7A" w:rsidDel="008D1A16">
          <w:rPr>
            <w:lang w:val="en-US"/>
          </w:rPr>
          <w:delText xml:space="preserve"> to retain more information</w:delText>
        </w:r>
        <w:r w:rsidRPr="00B505DE" w:rsidDel="008D1A16">
          <w:rPr>
            <w:lang w:val="en-US"/>
          </w:rPr>
          <w:delText xml:space="preserve"> and</w:delText>
        </w:r>
      </w:del>
      <w:ins w:id="58" w:author="BOUGEARD Stephanie" w:date="2026-05-21T16:54:00Z">
        <w:r w:rsidR="008D1A16">
          <w:rPr>
            <w:lang w:val="en-US"/>
          </w:rPr>
          <w:t>. Our final aim is to directly deal with functional information within the GSCA al</w:t>
        </w:r>
      </w:ins>
      <w:ins w:id="59" w:author="BOUGEARD Stephanie" w:date="2026-05-21T16:55:00Z">
        <w:r w:rsidR="008D1A16">
          <w:rPr>
            <w:lang w:val="en-US"/>
          </w:rPr>
          <w:t xml:space="preserve">gorithm, both </w:t>
        </w:r>
      </w:ins>
      <w:r w:rsidRPr="00B505DE">
        <w:rPr>
          <w:lang w:val="en-US"/>
        </w:rPr>
        <w:t xml:space="preserve"> </w:t>
      </w:r>
      <w:del w:id="60" w:author="BOUGEARD Stephanie" w:date="2026-05-21T16:55:00Z">
        <w:r w:rsidR="00FC4D1F" w:rsidDel="008D1A16">
          <w:rPr>
            <w:lang w:val="en-US"/>
          </w:rPr>
          <w:delText xml:space="preserve">ultimately </w:delText>
        </w:r>
        <w:r w:rsidRPr="00B505DE" w:rsidDel="008D1A16">
          <w:rPr>
            <w:lang w:val="en-US"/>
          </w:rPr>
          <w:delText xml:space="preserve">apply functional </w:delText>
        </w:r>
        <w:r w:rsidR="002D5A7A" w:rsidDel="008D1A16">
          <w:rPr>
            <w:lang w:val="en-US"/>
          </w:rPr>
          <w:delText xml:space="preserve">GSCA (Suk HW, 2016) to </w:delText>
        </w:r>
      </w:del>
      <w:r w:rsidR="002D5A7A">
        <w:rPr>
          <w:lang w:val="en-US"/>
        </w:rPr>
        <w:t xml:space="preserve">functional explanatory and </w:t>
      </w:r>
      <w:del w:id="61" w:author="BOUGEARD Stephanie" w:date="2026-05-21T16:55:00Z">
        <w:r w:rsidR="002D5A7A" w:rsidDel="008D1A16">
          <w:rPr>
            <w:lang w:val="en-US"/>
          </w:rPr>
          <w:delText xml:space="preserve">responses </w:delText>
        </w:r>
      </w:del>
      <w:commentRangeStart w:id="62"/>
      <w:ins w:id="63" w:author="BOUGEARD Stephanie" w:date="2026-05-21T16:55:00Z">
        <w:r w:rsidR="008D1A16">
          <w:rPr>
            <w:lang w:val="en-US"/>
          </w:rPr>
          <w:t>outcome</w:t>
        </w:r>
        <w:r w:rsidR="008D1A16">
          <w:rPr>
            <w:lang w:val="en-US"/>
          </w:rPr>
          <w:t xml:space="preserve"> </w:t>
        </w:r>
        <w:commentRangeEnd w:id="62"/>
        <w:r w:rsidR="008D1A16">
          <w:rPr>
            <w:rStyle w:val="Marquedecommentaire"/>
          </w:rPr>
          <w:commentReference w:id="62"/>
        </w:r>
      </w:ins>
      <w:r w:rsidR="002D5A7A">
        <w:rPr>
          <w:lang w:val="en-US"/>
        </w:rPr>
        <w:t>variables</w:t>
      </w:r>
      <w:ins w:id="64" w:author="BOUGEARD Stephanie" w:date="2026-05-21T16:55:00Z">
        <w:r w:rsidR="008D1A16">
          <w:rPr>
            <w:lang w:val="en-US"/>
          </w:rPr>
          <w:t xml:space="preserve"> (Suk ..)</w:t>
        </w:r>
      </w:ins>
      <w:r w:rsidRPr="00B505DE">
        <w:rPr>
          <w:lang w:val="en-US"/>
        </w:rPr>
        <w:t xml:space="preserve">. </w:t>
      </w:r>
      <w:r w:rsidR="00B767D2">
        <w:rPr>
          <w:lang w:val="en-US"/>
        </w:rPr>
        <w:t>(</w:t>
      </w:r>
      <w:r w:rsidR="00933F70">
        <w:rPr>
          <w:lang w:val="en-US"/>
        </w:rPr>
        <w:t>46</w:t>
      </w:r>
      <w:r w:rsidR="00B767D2">
        <w:rPr>
          <w:lang w:val="en-US"/>
        </w:rPr>
        <w:t xml:space="preserve"> mots)</w:t>
      </w:r>
    </w:p>
    <w:p w14:paraId="1F6BCAB8" w14:textId="60E0FCAB" w:rsidR="00516435" w:rsidRPr="00C578F2" w:rsidRDefault="00B505DE" w:rsidP="00B505DE">
      <w:pPr>
        <w:rPr>
          <w:rFonts w:ascii="Merriweather Sans" w:eastAsia="Times New Roman" w:hAnsi="Merriweather Sans" w:cs="Times New Roman"/>
          <w:color w:val="222222"/>
          <w:sz w:val="24"/>
          <w:szCs w:val="24"/>
          <w:shd w:val="clear" w:color="auto" w:fill="FFFFFF"/>
          <w:lang w:val="en-US" w:eastAsia="fr-FR"/>
        </w:rPr>
      </w:pPr>
      <w:r w:rsidRPr="005A2BCC">
        <w:rPr>
          <w:b/>
          <w:bCs/>
          <w:lang w:val="en-US"/>
        </w:rPr>
        <w:lastRenderedPageBreak/>
        <w:t>References</w:t>
      </w:r>
      <w:r w:rsidR="005A2BCC">
        <w:rPr>
          <w:b/>
          <w:bCs/>
          <w:lang w:val="en-US"/>
        </w:rPr>
        <w:t>.</w:t>
      </w:r>
      <w:r w:rsidR="008E56BE">
        <w:rPr>
          <w:b/>
          <w:bCs/>
          <w:lang w:val="en-US"/>
        </w:rPr>
        <w:br/>
      </w:r>
      <w:r w:rsidR="008E56BE">
        <w:rPr>
          <w:lang w:val="en-US"/>
        </w:rPr>
        <w:t xml:space="preserve">[1] </w:t>
      </w:r>
      <w:r w:rsidR="008E56BE" w:rsidRPr="008E56BE">
        <w:rPr>
          <w:lang w:val="en-US"/>
        </w:rPr>
        <w:t xml:space="preserve">Ramsey, J. O. and Silverman, B. W. (2005). </w:t>
      </w:r>
      <w:r w:rsidR="008E56BE" w:rsidRPr="008E56BE">
        <w:rPr>
          <w:i/>
          <w:iCs/>
          <w:lang w:val="en-US"/>
        </w:rPr>
        <w:t>Functional Data Analysis</w:t>
      </w:r>
      <w:r w:rsidR="008E56BE">
        <w:rPr>
          <w:i/>
          <w:iCs/>
          <w:lang w:val="en-US"/>
        </w:rPr>
        <w:t xml:space="preserve">, </w:t>
      </w:r>
      <w:r w:rsidR="008E56BE" w:rsidRPr="008E56BE">
        <w:rPr>
          <w:lang w:val="en-US"/>
        </w:rPr>
        <w:t xml:space="preserve">Chapter 8. </w:t>
      </w:r>
      <w:r w:rsidR="00C578F2">
        <w:rPr>
          <w:rFonts w:ascii="Merriweather Sans" w:eastAsia="Times New Roman" w:hAnsi="Merriweather Sans" w:cs="Times New Roman"/>
          <w:color w:val="222222"/>
          <w:sz w:val="24"/>
          <w:szCs w:val="24"/>
          <w:shd w:val="clear" w:color="auto" w:fill="FFFFFF"/>
          <w:lang w:val="en-US" w:eastAsia="fr-FR"/>
        </w:rPr>
        <w:br/>
      </w:r>
      <w:r w:rsidR="00C578F2" w:rsidRPr="00C578F2">
        <w:rPr>
          <w:rFonts w:eastAsia="Times New Roman" w:cstheme="minorHAnsi"/>
          <w:color w:val="222222"/>
          <w:shd w:val="clear" w:color="auto" w:fill="FFFFFF"/>
          <w:lang w:val="en-US" w:eastAsia="fr-FR"/>
        </w:rPr>
        <w:t>[2]</w:t>
      </w:r>
      <w:r w:rsidR="00C578F2">
        <w:rPr>
          <w:rFonts w:eastAsia="Times New Roman" w:cstheme="minorHAnsi"/>
          <w:color w:val="222222"/>
          <w:sz w:val="24"/>
          <w:szCs w:val="24"/>
          <w:shd w:val="clear" w:color="auto" w:fill="FFFFFF"/>
          <w:lang w:val="en-US" w:eastAsia="fr-FR"/>
        </w:rPr>
        <w:t xml:space="preserve"> </w:t>
      </w:r>
      <w:commentRangeStart w:id="65"/>
      <w:r w:rsidR="00C578F2" w:rsidRPr="00C578F2">
        <w:rPr>
          <w:lang w:val="en-US"/>
        </w:rPr>
        <w:t>Vigneau</w:t>
      </w:r>
      <w:r w:rsidR="00C578F2">
        <w:rPr>
          <w:lang w:val="en-US"/>
        </w:rPr>
        <w:t xml:space="preserve"> E.</w:t>
      </w:r>
      <w:r w:rsidR="00C578F2" w:rsidRPr="00C578F2">
        <w:rPr>
          <w:lang w:val="en-US"/>
        </w:rPr>
        <w:t>, Chen</w:t>
      </w:r>
      <w:r w:rsidR="00C578F2">
        <w:rPr>
          <w:lang w:val="en-US"/>
        </w:rPr>
        <w:t xml:space="preserve"> M.</w:t>
      </w:r>
      <w:r w:rsidR="00C578F2" w:rsidRPr="00C578F2">
        <w:rPr>
          <w:lang w:val="en-US"/>
        </w:rPr>
        <w:t xml:space="preserve">, </w:t>
      </w:r>
      <w:proofErr w:type="spellStart"/>
      <w:r w:rsidR="00C578F2" w:rsidRPr="00C578F2">
        <w:rPr>
          <w:lang w:val="en-US"/>
        </w:rPr>
        <w:t>Qannari</w:t>
      </w:r>
      <w:proofErr w:type="spellEnd"/>
      <w:r w:rsidR="00C578F2">
        <w:rPr>
          <w:lang w:val="en-US"/>
        </w:rPr>
        <w:t xml:space="preserve"> EM</w:t>
      </w:r>
      <w:r w:rsidR="00C578F2" w:rsidRPr="00C578F2">
        <w:rPr>
          <w:lang w:val="en-US"/>
        </w:rPr>
        <w:t>.</w:t>
      </w:r>
      <w:r w:rsidR="00C578F2">
        <w:rPr>
          <w:lang w:val="en-US"/>
        </w:rPr>
        <w:t>,</w:t>
      </w:r>
      <w:r w:rsidR="00C578F2" w:rsidRPr="00C578F2">
        <w:rPr>
          <w:lang w:val="en-US"/>
        </w:rPr>
        <w:t xml:space="preserve"> </w:t>
      </w:r>
      <w:proofErr w:type="spellStart"/>
      <w:r w:rsidR="00C578F2" w:rsidRPr="00C578F2">
        <w:rPr>
          <w:i/>
          <w:iCs/>
          <w:lang w:val="en-US"/>
        </w:rPr>
        <w:t>ClustVarLV</w:t>
      </w:r>
      <w:proofErr w:type="spellEnd"/>
      <w:r w:rsidR="00C578F2" w:rsidRPr="00C578F2">
        <w:rPr>
          <w:i/>
          <w:iCs/>
          <w:lang w:val="en-US"/>
        </w:rPr>
        <w:t>: An R Package for the Clustering of Variables Around Latent Variables</w:t>
      </w:r>
      <w:r w:rsidR="00C578F2" w:rsidRPr="00C578F2">
        <w:rPr>
          <w:lang w:val="en-US"/>
        </w:rPr>
        <w:t>. The R Journal</w:t>
      </w:r>
      <w:commentRangeEnd w:id="65"/>
      <w:r w:rsidR="00C047F1">
        <w:rPr>
          <w:rStyle w:val="Marquedecommentaire"/>
        </w:rPr>
        <w:commentReference w:id="65"/>
      </w:r>
      <w:r w:rsidR="00C578F2" w:rsidRPr="00C578F2">
        <w:rPr>
          <w:lang w:val="en-US"/>
        </w:rPr>
        <w:t>, 2015, 7 (2), pp.134.</w:t>
      </w:r>
      <w:r w:rsidR="00C578F2">
        <w:rPr>
          <w:lang w:val="en-US"/>
        </w:rPr>
        <w:br/>
        <w:t xml:space="preserve">[3] Hwang H., </w:t>
      </w:r>
      <w:proofErr w:type="spellStart"/>
      <w:r w:rsidR="00BF52B3">
        <w:rPr>
          <w:lang w:val="en-US"/>
        </w:rPr>
        <w:t>Takane</w:t>
      </w:r>
      <w:proofErr w:type="spellEnd"/>
      <w:r w:rsidR="00BF52B3">
        <w:rPr>
          <w:lang w:val="en-US"/>
        </w:rPr>
        <w:t xml:space="preserve"> Y. (2004). </w:t>
      </w:r>
      <w:r w:rsidR="00BF52B3" w:rsidRPr="00BF52B3">
        <w:rPr>
          <w:i/>
          <w:iCs/>
          <w:lang w:val="en-US"/>
        </w:rPr>
        <w:t>Generalized Structured Component Analysis</w:t>
      </w:r>
      <w:r w:rsidR="00BF52B3" w:rsidRPr="00BF52B3">
        <w:rPr>
          <w:lang w:val="en-US"/>
        </w:rPr>
        <w:t xml:space="preserve">. </w:t>
      </w:r>
      <w:r w:rsidR="00BF52B3">
        <w:rPr>
          <w:lang w:val="en-US"/>
        </w:rPr>
        <w:t xml:space="preserve">Psychometrika </w:t>
      </w:r>
      <w:r w:rsidR="00BF52B3" w:rsidRPr="00BF52B3">
        <w:rPr>
          <w:lang w:val="en-US"/>
        </w:rPr>
        <w:t>V</w:t>
      </w:r>
      <w:r w:rsidR="00BF52B3">
        <w:rPr>
          <w:lang w:val="en-US"/>
        </w:rPr>
        <w:t>ol</w:t>
      </w:r>
      <w:r w:rsidR="00BF52B3" w:rsidRPr="00BF52B3">
        <w:rPr>
          <w:lang w:val="en-US"/>
        </w:rPr>
        <w:t>.69, N</w:t>
      </w:r>
      <w:r w:rsidR="00BF52B3">
        <w:rPr>
          <w:lang w:val="en-US"/>
        </w:rPr>
        <w:t>o</w:t>
      </w:r>
      <w:r w:rsidR="00BF52B3" w:rsidRPr="00BF52B3">
        <w:rPr>
          <w:lang w:val="en-US"/>
        </w:rPr>
        <w:t>. 1, 81–99</w:t>
      </w:r>
      <w:r w:rsidR="00BF52B3">
        <w:rPr>
          <w:lang w:val="en-US"/>
        </w:rPr>
        <w:t>.</w:t>
      </w:r>
      <w:r w:rsidR="00C578F2" w:rsidRPr="00C578F2">
        <w:rPr>
          <w:lang w:val="en-US"/>
        </w:rPr>
        <w:t xml:space="preserve"> </w:t>
      </w:r>
      <w:r w:rsidR="00B767D2">
        <w:rPr>
          <w:lang w:val="en-US"/>
        </w:rPr>
        <w:t>(58 mots)</w:t>
      </w:r>
    </w:p>
    <w:sectPr w:rsidR="00516435" w:rsidRPr="00C578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BOUGEARD Stephanie" w:date="2026-05-21T16:22:00Z" w:initials="BS">
    <w:p w14:paraId="46FAC899" w14:textId="30A2F3DC" w:rsidR="00B00886" w:rsidRDefault="00B00886">
      <w:pPr>
        <w:pStyle w:val="Commentaire"/>
      </w:pPr>
      <w:r>
        <w:rPr>
          <w:rStyle w:val="Marquedecommentaire"/>
        </w:rPr>
        <w:annotationRef/>
      </w:r>
      <w:r>
        <w:t>Sens pas clair (pour moi)</w:t>
      </w:r>
    </w:p>
  </w:comment>
  <w:comment w:id="1" w:author="BOUGEARD Stephanie" w:date="2026-05-21T16:24:00Z" w:initials="BS">
    <w:p w14:paraId="2E22229E" w14:textId="24315A53" w:rsidR="002B46CC" w:rsidRDefault="002B46CC">
      <w:pPr>
        <w:pStyle w:val="Commentaire"/>
      </w:pPr>
      <w:r>
        <w:rPr>
          <w:rStyle w:val="Marquedecommentaire"/>
        </w:rPr>
        <w:annotationRef/>
      </w:r>
      <w:r>
        <w:t>C’est là qu’il faudrait dire que tu souhaites construire un modèle pour chaque AMR (précise combien tu en as) car il est connu qu’ils sont associés à des variables explicatives différentes. Dis ensuite que pour cette présentation, tu te concentres sur un seul (et tu le nommes).</w:t>
      </w:r>
    </w:p>
  </w:comment>
  <w:comment w:id="8" w:author="MARTET Gaspard" w:date="2026-05-20T16:06:00Z" w:initials="MG">
    <w:p w14:paraId="56B7A094" w14:textId="68DB72E2" w:rsidR="00440561" w:rsidRDefault="00440561">
      <w:pPr>
        <w:pStyle w:val="Commentaire"/>
      </w:pPr>
      <w:r>
        <w:rPr>
          <w:rStyle w:val="Marquedecommentaire"/>
        </w:rPr>
        <w:annotationRef/>
      </w:r>
      <w:r w:rsidR="00921ADE">
        <w:rPr>
          <w:rStyle w:val="Marquedecommentaire"/>
        </w:rPr>
        <w:t xml:space="preserve">Avant sélection ça varie entre 4 et 22 variables par blocks. Après entre 1 et 21. </w:t>
      </w:r>
    </w:p>
  </w:comment>
  <w:comment w:id="9" w:author="MARTET Gaspard" w:date="2026-05-21T10:21:00Z" w:initials="MG">
    <w:p w14:paraId="326C55C3" w14:textId="5C6B76D1" w:rsidR="00921ADE" w:rsidRDefault="00921ADE">
      <w:pPr>
        <w:pStyle w:val="Commentaire"/>
      </w:pPr>
      <w:r>
        <w:rPr>
          <w:rStyle w:val="Marquedecommentaire"/>
        </w:rPr>
        <w:annotationRef/>
      </w:r>
      <w:r w:rsidR="00B514E8">
        <w:t>Peut-être qu’on me fera la remarque sur les blocks qui ne contiennent qu’une seule variable.</w:t>
      </w:r>
    </w:p>
  </w:comment>
  <w:comment w:id="10" w:author="BOUGEARD Stephanie" w:date="2026-05-21T16:25:00Z" w:initials="BS">
    <w:p w14:paraId="2640F91B" w14:textId="11B0D719" w:rsidR="002B46CC" w:rsidRDefault="002B46CC">
      <w:pPr>
        <w:pStyle w:val="Commentaire"/>
      </w:pPr>
      <w:r>
        <w:rPr>
          <w:rStyle w:val="Marquedecommentaire"/>
        </w:rPr>
        <w:annotationRef/>
      </w:r>
      <w:r>
        <w:t>Ok mais précise d’abord, combien de variables explicatives en tout (P=…)</w:t>
      </w:r>
    </w:p>
  </w:comment>
  <w:comment w:id="13" w:author="BOUGEARD Stephanie" w:date="2026-05-21T16:27:00Z" w:initials="BS">
    <w:p w14:paraId="3BA6DB2B" w14:textId="23EE495D" w:rsidR="002B46CC" w:rsidRDefault="002B46CC">
      <w:pPr>
        <w:pStyle w:val="Commentaire"/>
      </w:pPr>
      <w:r>
        <w:rPr>
          <w:rStyle w:val="Marquedecommentaire"/>
        </w:rPr>
        <w:annotationRef/>
      </w:r>
      <w:r>
        <w:t>D’abord l’objectif, puis comment tu y parviens.</w:t>
      </w:r>
    </w:p>
  </w:comment>
  <w:comment w:id="39" w:author="BOUGEARD Stephanie" w:date="2026-05-21T16:35:00Z" w:initials="BS">
    <w:p w14:paraId="5C9D654E" w14:textId="79CB5331" w:rsidR="00AB00EE" w:rsidRDefault="00AB00EE">
      <w:pPr>
        <w:pStyle w:val="Commentaire"/>
      </w:pPr>
      <w:r>
        <w:rPr>
          <w:rStyle w:val="Marquedecommentaire"/>
        </w:rPr>
        <w:annotationRef/>
      </w:r>
      <w:r>
        <w:t>Ça y est, on a compris 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41" w:author="BOUGEARD Stephanie" w:date="2026-05-21T16:49:00Z" w:initials="BS">
    <w:p w14:paraId="79CFDBEF" w14:textId="30EE9EA6" w:rsidR="00C047F1" w:rsidRDefault="00C047F1">
      <w:pPr>
        <w:pStyle w:val="Commentaire"/>
      </w:pPr>
      <w:r>
        <w:rPr>
          <w:rStyle w:val="Marquedecommentaire"/>
        </w:rPr>
        <w:annotationRef/>
      </w:r>
      <w:r>
        <w:t xml:space="preserve">Un peu de </w:t>
      </w:r>
      <w:proofErr w:type="spellStart"/>
      <w:r>
        <w:t>blabla</w:t>
      </w:r>
      <w:proofErr w:type="spellEnd"/>
      <w:r>
        <w:t xml:space="preserve"> méthodo quand même. Evoque le critère associé à la </w:t>
      </w:r>
      <w:proofErr w:type="spellStart"/>
      <w:r>
        <w:t>méthod</w:t>
      </w:r>
      <w:proofErr w:type="spellEnd"/>
      <w:r>
        <w:t xml:space="preserve"> en 2 parts : 1 qui traite du résumé des variables de chacun des K blocs par K variables latentes (je préfère plutôt que composantes, que j’associé plutôt aux </w:t>
      </w:r>
      <w:proofErr w:type="spellStart"/>
      <w:r>
        <w:t>fPCA</w:t>
      </w:r>
      <w:proofErr w:type="spellEnd"/>
      <w:r>
        <w:t>), et la 2</w:t>
      </w:r>
      <w:r w:rsidRPr="00C047F1">
        <w:rPr>
          <w:vertAlign w:val="superscript"/>
        </w:rPr>
        <w:t>e</w:t>
      </w:r>
      <w:r>
        <w:t xml:space="preserve"> part qui résout les systèmes d’équations associés aux liens entre blocs qui sont approximés par des liens entre ces variables latentes. Si tu peux, dans l’exemple (avec ta variable y choisie), tu peux nommer les modèles que tu cherches.</w:t>
      </w:r>
    </w:p>
  </w:comment>
  <w:comment w:id="46" w:author="BOUGEARD Stephanie" w:date="2026-05-21T16:49:00Z" w:initials="BS">
    <w:p w14:paraId="40B91742" w14:textId="5FB3A5BE" w:rsidR="00C047F1" w:rsidRDefault="00C047F1">
      <w:pPr>
        <w:pStyle w:val="Commentaire"/>
      </w:pPr>
      <w:r>
        <w:rPr>
          <w:rStyle w:val="Marquedecommentaire"/>
        </w:rPr>
        <w:annotationRef/>
      </w:r>
      <w:r>
        <w:t>A ce niveau, tu n’as plus qu’un y défini dans le paragraphe ‘data’</w:t>
      </w:r>
    </w:p>
  </w:comment>
  <w:comment w:id="62" w:author="BOUGEARD Stephanie" w:date="2026-05-21T16:55:00Z" w:initials="BS">
    <w:p w14:paraId="6E7BFDCB" w14:textId="28CD97E1" w:rsidR="008D1A16" w:rsidRDefault="008D1A16">
      <w:pPr>
        <w:pStyle w:val="Commentaire"/>
      </w:pPr>
      <w:r>
        <w:rPr>
          <w:rStyle w:val="Marquedecommentaire"/>
        </w:rPr>
        <w:annotationRef/>
      </w:r>
      <w:r>
        <w:t>Enfin ce que tu veux, mais le même terme dans tout l’article</w:t>
      </w:r>
    </w:p>
  </w:comment>
  <w:comment w:id="65" w:author="BOUGEARD Stephanie" w:date="2026-05-21T16:47:00Z" w:initials="BS">
    <w:p w14:paraId="5633B5A7" w14:textId="6B7E3926" w:rsidR="00C047F1" w:rsidRPr="00C047F1" w:rsidRDefault="00C047F1">
      <w:pPr>
        <w:pStyle w:val="Commentaire"/>
        <w:rPr>
          <w:lang w:val="en-US"/>
        </w:rPr>
      </w:pPr>
      <w:r>
        <w:rPr>
          <w:rStyle w:val="Marquedecommentaire"/>
        </w:rPr>
        <w:annotationRef/>
      </w:r>
      <w:r>
        <w:t xml:space="preserve">C’est mieux de référencer  l’article méthodo : </w:t>
      </w:r>
      <w:r>
        <w:rPr>
          <w:rFonts w:ascii="Open Sans" w:hAnsi="Open Sans" w:cs="Open Sans"/>
          <w:color w:val="333333"/>
          <w:shd w:val="clear" w:color="auto" w:fill="EAEAEA"/>
        </w:rPr>
        <w:t xml:space="preserve">Vigneau, E., &amp; </w:t>
      </w:r>
      <w:proofErr w:type="spellStart"/>
      <w:r>
        <w:rPr>
          <w:rFonts w:ascii="Open Sans" w:hAnsi="Open Sans" w:cs="Open Sans"/>
          <w:color w:val="333333"/>
          <w:shd w:val="clear" w:color="auto" w:fill="EAEAEA"/>
        </w:rPr>
        <w:t>Qannari</w:t>
      </w:r>
      <w:proofErr w:type="spellEnd"/>
      <w:r>
        <w:rPr>
          <w:rFonts w:ascii="Open Sans" w:hAnsi="Open Sans" w:cs="Open Sans"/>
          <w:color w:val="333333"/>
          <w:shd w:val="clear" w:color="auto" w:fill="EAEAEA"/>
        </w:rPr>
        <w:t xml:space="preserve">, E. M. (2003). </w:t>
      </w:r>
      <w:r w:rsidRPr="00C047F1">
        <w:rPr>
          <w:rFonts w:ascii="Open Sans" w:hAnsi="Open Sans" w:cs="Open Sans"/>
          <w:color w:val="333333"/>
          <w:shd w:val="clear" w:color="auto" w:fill="EAEAEA"/>
          <w:lang w:val="en-US"/>
        </w:rPr>
        <w:t>Clustering of Variables Around Latent Components. </w:t>
      </w:r>
      <w:r w:rsidRPr="00C047F1">
        <w:rPr>
          <w:rFonts w:ascii="Open Sans" w:hAnsi="Open Sans" w:cs="Open Sans"/>
          <w:i/>
          <w:iCs/>
          <w:color w:val="333333"/>
          <w:shd w:val="clear" w:color="auto" w:fill="EAEAEA"/>
          <w:lang w:val="en-US"/>
        </w:rPr>
        <w:t>Communications in Statistics - Simulation and Computation</w:t>
      </w:r>
      <w:r w:rsidRPr="00C047F1">
        <w:rPr>
          <w:rFonts w:ascii="Open Sans" w:hAnsi="Open Sans" w:cs="Open Sans"/>
          <w:color w:val="333333"/>
          <w:shd w:val="clear" w:color="auto" w:fill="EAEAEA"/>
          <w:lang w:val="en-US"/>
        </w:rPr>
        <w:t>, </w:t>
      </w:r>
      <w:r w:rsidRPr="00C047F1">
        <w:rPr>
          <w:rFonts w:ascii="Open Sans" w:hAnsi="Open Sans" w:cs="Open Sans"/>
          <w:i/>
          <w:iCs/>
          <w:color w:val="333333"/>
          <w:shd w:val="clear" w:color="auto" w:fill="EAEAEA"/>
          <w:lang w:val="en-US"/>
        </w:rPr>
        <w:t>32</w:t>
      </w:r>
      <w:r w:rsidRPr="00C047F1">
        <w:rPr>
          <w:rFonts w:ascii="Open Sans" w:hAnsi="Open Sans" w:cs="Open Sans"/>
          <w:color w:val="333333"/>
          <w:shd w:val="clear" w:color="auto" w:fill="EAEAEA"/>
          <w:lang w:val="en-US"/>
        </w:rPr>
        <w:t>(4), 1131–1150. https://doi.org/10.1081/SAC-120023882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6FAC899" w15:done="0"/>
  <w15:commentEx w15:paraId="2E22229E" w15:done="0"/>
  <w15:commentEx w15:paraId="56B7A094" w15:done="0"/>
  <w15:commentEx w15:paraId="326C55C3" w15:paraIdParent="56B7A094" w15:done="0"/>
  <w15:commentEx w15:paraId="2640F91B" w15:done="0"/>
  <w15:commentEx w15:paraId="3BA6DB2B" w15:done="0"/>
  <w15:commentEx w15:paraId="5C9D654E" w15:done="0"/>
  <w15:commentEx w15:paraId="79CFDBEF" w15:done="0"/>
  <w15:commentEx w15:paraId="40B91742" w15:done="0"/>
  <w15:commentEx w15:paraId="6E7BFDCB" w15:done="0"/>
  <w15:commentEx w15:paraId="5633B5A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B9AFC0" w16cex:dateUtc="2026-05-21T14:22:00Z"/>
  <w16cex:commentExtensible w16cex:durableId="2DB9B03C" w16cex:dateUtc="2026-05-21T14:24:00Z"/>
  <w16cex:commentExtensible w16cex:durableId="2DB85A6F" w16cex:dateUtc="2026-05-20T14:06:00Z"/>
  <w16cex:commentExtensible w16cex:durableId="2DB95B38" w16cex:dateUtc="2026-05-21T08:21:00Z"/>
  <w16cex:commentExtensible w16cex:durableId="2DB9B07F" w16cex:dateUtc="2026-05-21T14:25:00Z"/>
  <w16cex:commentExtensible w16cex:durableId="2DB9B0EB" w16cex:dateUtc="2026-05-21T14:27:00Z"/>
  <w16cex:commentExtensible w16cex:durableId="2DB9B2BA" w16cex:dateUtc="2026-05-21T14:35:00Z"/>
  <w16cex:commentExtensible w16cex:durableId="2DB9B632" w16cex:dateUtc="2026-05-21T14:49:00Z"/>
  <w16cex:commentExtensible w16cex:durableId="2DB9B604" w16cex:dateUtc="2026-05-21T14:49:00Z"/>
  <w16cex:commentExtensible w16cex:durableId="2DB9B784" w16cex:dateUtc="2026-05-21T14:55:00Z"/>
  <w16cex:commentExtensible w16cex:durableId="2DB9B58E" w16cex:dateUtc="2026-05-21T14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6FAC899" w16cid:durableId="2DB9AFC0"/>
  <w16cid:commentId w16cid:paraId="2E22229E" w16cid:durableId="2DB9B03C"/>
  <w16cid:commentId w16cid:paraId="56B7A094" w16cid:durableId="2DB85A6F"/>
  <w16cid:commentId w16cid:paraId="326C55C3" w16cid:durableId="2DB95B38"/>
  <w16cid:commentId w16cid:paraId="2640F91B" w16cid:durableId="2DB9B07F"/>
  <w16cid:commentId w16cid:paraId="3BA6DB2B" w16cid:durableId="2DB9B0EB"/>
  <w16cid:commentId w16cid:paraId="5C9D654E" w16cid:durableId="2DB9B2BA"/>
  <w16cid:commentId w16cid:paraId="79CFDBEF" w16cid:durableId="2DB9B632"/>
  <w16cid:commentId w16cid:paraId="40B91742" w16cid:durableId="2DB9B604"/>
  <w16cid:commentId w16cid:paraId="6E7BFDCB" w16cid:durableId="2DB9B784"/>
  <w16cid:commentId w16cid:paraId="5633B5A7" w16cid:durableId="2DB9B58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erriweather Sans">
    <w:altName w:val="Merriweather Sans"/>
    <w:charset w:val="00"/>
    <w:family w:val="auto"/>
    <w:pitch w:val="variable"/>
    <w:sig w:usb0="A00004FF" w:usb1="4000207B" w:usb2="00000000" w:usb3="00000000" w:csb0="000001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OUGEARD Stephanie">
    <w15:presenceInfo w15:providerId="AD" w15:userId="S::Stephanie.BOUGEARD@anses.fr::30424678-3a90-4260-b90b-cbf9064ad1a8"/>
  </w15:person>
  <w15:person w15:author="MARTET Gaspard">
    <w15:presenceInfo w15:providerId="AD" w15:userId="S::gaspard.martet@anses.fr::470c0d68-1eb9-4c57-bde3-873ec4a1197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DE"/>
    <w:rsid w:val="000D6A10"/>
    <w:rsid w:val="00175CD7"/>
    <w:rsid w:val="002B46CC"/>
    <w:rsid w:val="002D5A7A"/>
    <w:rsid w:val="0038386F"/>
    <w:rsid w:val="003B4BF1"/>
    <w:rsid w:val="00440561"/>
    <w:rsid w:val="00471836"/>
    <w:rsid w:val="00516435"/>
    <w:rsid w:val="005A2BCC"/>
    <w:rsid w:val="00623E45"/>
    <w:rsid w:val="00630162"/>
    <w:rsid w:val="007D72C4"/>
    <w:rsid w:val="008D1A16"/>
    <w:rsid w:val="008E56BE"/>
    <w:rsid w:val="00921ADE"/>
    <w:rsid w:val="00933F70"/>
    <w:rsid w:val="00A34FDC"/>
    <w:rsid w:val="00A57A31"/>
    <w:rsid w:val="00AB00EE"/>
    <w:rsid w:val="00B00886"/>
    <w:rsid w:val="00B368B7"/>
    <w:rsid w:val="00B505DE"/>
    <w:rsid w:val="00B514E8"/>
    <w:rsid w:val="00B767D2"/>
    <w:rsid w:val="00BF52B3"/>
    <w:rsid w:val="00C047F1"/>
    <w:rsid w:val="00C56340"/>
    <w:rsid w:val="00C578F2"/>
    <w:rsid w:val="00CF7C4E"/>
    <w:rsid w:val="00D820E8"/>
    <w:rsid w:val="00F61046"/>
    <w:rsid w:val="00FC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6C956"/>
  <w15:chartTrackingRefBased/>
  <w15:docId w15:val="{C2997D57-9261-431E-B637-21DCE4C4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c-bibliographic-informationvalue">
    <w:name w:val="c-bibliographic-information__value"/>
    <w:basedOn w:val="Policepardfaut"/>
    <w:rsid w:val="008E56BE"/>
  </w:style>
  <w:style w:type="character" w:styleId="Marquedecommentaire">
    <w:name w:val="annotation reference"/>
    <w:basedOn w:val="Policepardfaut"/>
    <w:uiPriority w:val="99"/>
    <w:semiHidden/>
    <w:unhideWhenUsed/>
    <w:rsid w:val="0044056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4056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4056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4056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4056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9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</Pages>
  <Words>635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MARTET Gaspard</dc:creator>
  <cp:keywords/>
  <dc:description/>
  <cp:lastModifiedBy>BOUGEARD Stephanie</cp:lastModifiedBy>
  <cp:revision>7</cp:revision>
  <dcterms:created xsi:type="dcterms:W3CDTF">2026-05-18T07:57:00Z</dcterms:created>
  <dcterms:modified xsi:type="dcterms:W3CDTF">2026-05-21T14:55:00Z</dcterms:modified>
</cp:coreProperties>
</file>