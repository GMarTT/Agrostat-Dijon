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B2BBA" w14:textId="77777777" w:rsidR="00F83121" w:rsidRPr="00F83121" w:rsidRDefault="00F83121" w:rsidP="00F83121">
      <w:pPr>
        <w:jc w:val="center"/>
        <w:rPr>
          <w:u w:val="single"/>
          <w:lang w:val="en-US"/>
        </w:rPr>
      </w:pPr>
      <w:r w:rsidRPr="00F83121">
        <w:rPr>
          <w:u w:val="single"/>
          <w:lang w:val="en-US"/>
        </w:rPr>
        <w:t>Mixing functional and multiblock approaches to explore one health antimicrobial resistance in France</w:t>
      </w:r>
    </w:p>
    <w:p w14:paraId="4499374B" w14:textId="77777777" w:rsidR="00F83121" w:rsidRPr="00F83121" w:rsidRDefault="00F83121" w:rsidP="00F83121">
      <w:pPr>
        <w:jc w:val="center"/>
        <w:rPr>
          <w:u w:val="single"/>
        </w:rPr>
      </w:pPr>
      <w:r w:rsidRPr="00F83121">
        <w:rPr>
          <w:u w:val="single"/>
        </w:rPr>
        <w:t>Gaspard Martet</w:t>
      </w:r>
      <w:r w:rsidRPr="00F83121">
        <w:rPr>
          <w:u w:val="single"/>
          <w:vertAlign w:val="superscript"/>
        </w:rPr>
        <w:t>1</w:t>
      </w:r>
      <w:r w:rsidRPr="00F83121">
        <w:rPr>
          <w:u w:val="single"/>
        </w:rPr>
        <w:t>, Stéphanie Bougeard</w:t>
      </w:r>
      <w:r w:rsidRPr="00F83121">
        <w:rPr>
          <w:u w:val="single"/>
          <w:vertAlign w:val="superscript"/>
        </w:rPr>
        <w:t>1</w:t>
      </w:r>
      <w:r w:rsidRPr="00F83121">
        <w:rPr>
          <w:u w:val="single"/>
        </w:rPr>
        <w:t>, Claire Chauvin</w:t>
      </w:r>
      <w:r w:rsidRPr="00F83121">
        <w:rPr>
          <w:u w:val="single"/>
          <w:vertAlign w:val="superscript"/>
        </w:rPr>
        <w:t>1</w:t>
      </w:r>
    </w:p>
    <w:p w14:paraId="0644A8A5" w14:textId="0D42F2C8" w:rsidR="00F83121" w:rsidRDefault="00F83121" w:rsidP="00F83121">
      <w:pPr>
        <w:jc w:val="center"/>
      </w:pPr>
      <w:r w:rsidRPr="00F83121">
        <w:rPr>
          <w:vertAlign w:val="superscript"/>
        </w:rPr>
        <w:t>1</w:t>
      </w:r>
      <w:r>
        <w:t xml:space="preserve"> Anses, Unité Epidémiologie, Santé et Bien-être (</w:t>
      </w:r>
      <w:proofErr w:type="spellStart"/>
      <w:r>
        <w:t>EpiSaBE</w:t>
      </w:r>
      <w:proofErr w:type="spellEnd"/>
      <w:r>
        <w:t>), Laboratoire de Ploufragan-Plouzané-Niort, France</w:t>
      </w:r>
    </w:p>
    <w:p w14:paraId="13068408" w14:textId="236239F8" w:rsidR="00F83121" w:rsidRPr="00F83121" w:rsidRDefault="00F83121" w:rsidP="00F83121">
      <w:pPr>
        <w:rPr>
          <w:lang w:val="en-US"/>
        </w:rPr>
      </w:pPr>
      <w:r w:rsidRPr="00F83121">
        <w:rPr>
          <w:b/>
          <w:bCs/>
          <w:lang w:val="en-US"/>
        </w:rPr>
        <w:t>Context.</w:t>
      </w:r>
      <w:r w:rsidRPr="00F83121">
        <w:rPr>
          <w:lang w:val="en-US"/>
        </w:rPr>
        <w:t xml:space="preserve"> Antimicrobial resistance (AMR) is a public health issue, with the forecast of 10 million deaths per year globally by 2050. In a One Health perspective, the “Promise” monitoring meta-network about AMR was launched in 2021. In this context, data on </w:t>
      </w:r>
      <w:r w:rsidRPr="000E0971">
        <w:rPr>
          <w:i/>
          <w:iCs/>
          <w:lang w:val="en-US"/>
        </w:rPr>
        <w:t>E. coli</w:t>
      </w:r>
      <w:r w:rsidRPr="00F83121">
        <w:rPr>
          <w:lang w:val="en-US"/>
        </w:rPr>
        <w:t xml:space="preserve"> AMR and antibiotic consumption (AMC) were recovered in EHPADs, hospitals, and the </w:t>
      </w:r>
      <w:r>
        <w:rPr>
          <w:lang w:val="en-US"/>
        </w:rPr>
        <w:t xml:space="preserve">primary care settings </w:t>
      </w:r>
      <w:r w:rsidRPr="00F83121">
        <w:rPr>
          <w:lang w:val="en-US"/>
        </w:rPr>
        <w:t xml:space="preserve">and for several antibiotic families (fluoroquinolones, third-generation cephalosporins, etc.). Additional variables grouped into </w:t>
      </w:r>
      <w:r w:rsidR="00515346">
        <w:rPr>
          <w:lang w:val="en-US"/>
        </w:rPr>
        <w:t xml:space="preserve">One Health </w:t>
      </w:r>
      <w:r w:rsidRPr="00F83121">
        <w:rPr>
          <w:lang w:val="en-US"/>
        </w:rPr>
        <w:t>thematic blocks (</w:t>
      </w:r>
      <w:r w:rsidR="00515346">
        <w:rPr>
          <w:lang w:val="en-US"/>
        </w:rPr>
        <w:t>animals</w:t>
      </w:r>
      <w:r w:rsidRPr="00F83121">
        <w:rPr>
          <w:lang w:val="en-US"/>
        </w:rPr>
        <w:t xml:space="preserve">, environment, </w:t>
      </w:r>
      <w:r w:rsidR="00515346">
        <w:rPr>
          <w:lang w:val="en-US"/>
        </w:rPr>
        <w:t>humans</w:t>
      </w:r>
      <w:r w:rsidRPr="00F83121">
        <w:rPr>
          <w:lang w:val="en-US"/>
        </w:rPr>
        <w:t>) were also collected. For each mainland French region, all these variables were measured annually through the last decade. This induces a temporal and multiblock structure of the data.  (10</w:t>
      </w:r>
      <w:r w:rsidR="000E0971">
        <w:rPr>
          <w:lang w:val="en-US"/>
        </w:rPr>
        <w:t>6</w:t>
      </w:r>
      <w:r w:rsidRPr="00F83121">
        <w:rPr>
          <w:lang w:val="en-US"/>
        </w:rPr>
        <w:t xml:space="preserve"> mots)</w:t>
      </w:r>
    </w:p>
    <w:p w14:paraId="7C03E252" w14:textId="2FABAD97" w:rsidR="00F83121" w:rsidRPr="00F83121" w:rsidRDefault="00F83121" w:rsidP="00F83121">
      <w:pPr>
        <w:rPr>
          <w:lang w:val="en-US"/>
        </w:rPr>
      </w:pPr>
      <w:r w:rsidRPr="00F83121">
        <w:rPr>
          <w:b/>
          <w:bCs/>
          <w:lang w:val="en-US"/>
        </w:rPr>
        <w:t>Data and aim.</w:t>
      </w:r>
      <w:r w:rsidRPr="00F83121">
        <w:rPr>
          <w:lang w:val="en-US"/>
        </w:rPr>
        <w:t xml:space="preserve"> Our project aims to identify the main factors explaining </w:t>
      </w:r>
      <w:proofErr w:type="gramStart"/>
      <w:r w:rsidRPr="00F83121">
        <w:rPr>
          <w:i/>
          <w:iCs/>
          <w:lang w:val="en-US"/>
        </w:rPr>
        <w:t>E.coli</w:t>
      </w:r>
      <w:proofErr w:type="gramEnd"/>
      <w:r w:rsidRPr="00F83121">
        <w:rPr>
          <w:lang w:val="en-US"/>
        </w:rPr>
        <w:t xml:space="preserve"> regional AMR (N = 12 regions</w:t>
      </w:r>
      <w:ins w:id="0" w:author="BOUGEARD Stephanie" w:date="2026-05-26T12:08:00Z">
        <w:r w:rsidR="00DF628C">
          <w:rPr>
            <w:lang w:val="en-US"/>
          </w:rPr>
          <w:t>, X1</w:t>
        </w:r>
      </w:ins>
      <w:r w:rsidRPr="00F83121">
        <w:rPr>
          <w:lang w:val="en-US"/>
        </w:rPr>
        <w:t>)</w:t>
      </w:r>
      <w:r w:rsidR="009E00BD">
        <w:rPr>
          <w:lang w:val="en-US"/>
        </w:rPr>
        <w:t>, independently for each</w:t>
      </w:r>
      <w:r w:rsidR="006C5BDB">
        <w:rPr>
          <w:lang w:val="en-US"/>
        </w:rPr>
        <w:t xml:space="preserve"> six</w:t>
      </w:r>
      <w:r w:rsidR="009E00BD">
        <w:rPr>
          <w:lang w:val="en-US"/>
        </w:rPr>
        <w:t xml:space="preserve"> AMR outcome,</w:t>
      </w:r>
      <w:r w:rsidRPr="00F83121">
        <w:rPr>
          <w:lang w:val="en-US"/>
        </w:rPr>
        <w:t xml:space="preserve"> by taking into account the complex structure of </w:t>
      </w:r>
      <w:del w:id="1" w:author="BOUGEARD Stephanie" w:date="2026-05-26T12:07:00Z">
        <w:r w:rsidRPr="00F83121" w:rsidDel="00DF628C">
          <w:rPr>
            <w:lang w:val="en-US"/>
          </w:rPr>
          <w:delText xml:space="preserve">our </w:delText>
        </w:r>
      </w:del>
      <w:ins w:id="2" w:author="BOUGEARD Stephanie" w:date="2026-05-26T12:07:00Z">
        <w:r w:rsidR="00DF628C">
          <w:rPr>
            <w:lang w:val="en-US"/>
          </w:rPr>
          <w:t>explanatory</w:t>
        </w:r>
        <w:r w:rsidR="00DF628C" w:rsidRPr="00F83121">
          <w:rPr>
            <w:lang w:val="en-US"/>
          </w:rPr>
          <w:t xml:space="preserve"> </w:t>
        </w:r>
      </w:ins>
      <w:r w:rsidRPr="00F83121">
        <w:rPr>
          <w:lang w:val="en-US"/>
        </w:rPr>
        <w:t>data</w:t>
      </w:r>
      <w:ins w:id="3" w:author="BOUGEARD Stephanie" w:date="2026-05-26T12:07:00Z">
        <w:r w:rsidR="00DF628C">
          <w:rPr>
            <w:lang w:val="en-US"/>
          </w:rPr>
          <w:t xml:space="preserve"> from </w:t>
        </w:r>
        <w:r w:rsidR="00DF628C">
          <w:rPr>
            <w:lang w:val="en-US"/>
          </w:rPr>
          <w:t>animals</w:t>
        </w:r>
      </w:ins>
      <w:ins w:id="4" w:author="BOUGEARD Stephanie" w:date="2026-05-26T12:08:00Z">
        <w:r w:rsidR="00DF628C">
          <w:rPr>
            <w:lang w:val="en-US"/>
          </w:rPr>
          <w:t xml:space="preserve"> (X2)</w:t>
        </w:r>
      </w:ins>
      <w:ins w:id="5" w:author="BOUGEARD Stephanie" w:date="2026-05-26T12:07:00Z">
        <w:r w:rsidR="00DF628C" w:rsidRPr="00F83121">
          <w:rPr>
            <w:lang w:val="en-US"/>
          </w:rPr>
          <w:t>, environment</w:t>
        </w:r>
      </w:ins>
      <w:ins w:id="6" w:author="BOUGEARD Stephanie" w:date="2026-05-26T12:08:00Z">
        <w:r w:rsidR="00DF628C">
          <w:rPr>
            <w:lang w:val="en-US"/>
          </w:rPr>
          <w:t xml:space="preserve"> (X3)</w:t>
        </w:r>
      </w:ins>
      <w:ins w:id="7" w:author="BOUGEARD Stephanie" w:date="2026-05-26T12:07:00Z">
        <w:r w:rsidR="00DF628C" w:rsidRPr="00F83121">
          <w:rPr>
            <w:lang w:val="en-US"/>
          </w:rPr>
          <w:t xml:space="preserve">, </w:t>
        </w:r>
        <w:r w:rsidR="00DF628C">
          <w:rPr>
            <w:lang w:val="en-US"/>
          </w:rPr>
          <w:t>human</w:t>
        </w:r>
      </w:ins>
      <w:ins w:id="8" w:author="BOUGEARD Stephanie" w:date="2026-05-26T12:08:00Z">
        <w:r w:rsidR="00DF628C">
          <w:rPr>
            <w:lang w:val="en-US"/>
          </w:rPr>
          <w:t>s (X4)</w:t>
        </w:r>
      </w:ins>
      <w:del w:id="9" w:author="BOUGEARD Stephanie" w:date="2026-05-26T12:03:00Z">
        <w:r w:rsidRPr="00F83121" w:rsidDel="00C643A2">
          <w:rPr>
            <w:lang w:val="en-US"/>
          </w:rPr>
          <w:delText xml:space="preserve"> </w:delText>
        </w:r>
        <w:commentRangeStart w:id="10"/>
        <w:r w:rsidRPr="00F83121" w:rsidDel="00C643A2">
          <w:rPr>
            <w:lang w:val="en-US"/>
          </w:rPr>
          <w:delText>with a multiblock model</w:delText>
        </w:r>
        <w:commentRangeEnd w:id="10"/>
        <w:r w:rsidR="009C67A8" w:rsidDel="00C643A2">
          <w:rPr>
            <w:rStyle w:val="Marquedecommentaire"/>
          </w:rPr>
          <w:commentReference w:id="10"/>
        </w:r>
      </w:del>
      <w:r w:rsidRPr="00F83121">
        <w:rPr>
          <w:lang w:val="en-US"/>
        </w:rPr>
        <w:t>.</w:t>
      </w:r>
      <w:r w:rsidR="009E00BD">
        <w:rPr>
          <w:lang w:val="en-US"/>
        </w:rPr>
        <w:t xml:space="preserve"> This presentation will </w:t>
      </w:r>
      <w:del w:id="11" w:author="BOUGEARD Stephanie" w:date="2026-05-26T12:04:00Z">
        <w:r w:rsidR="009E00BD" w:rsidDel="00C643A2">
          <w:rPr>
            <w:lang w:val="en-US"/>
          </w:rPr>
          <w:delText xml:space="preserve">only </w:delText>
        </w:r>
      </w:del>
      <w:r w:rsidR="009E00BD">
        <w:rPr>
          <w:lang w:val="en-US"/>
        </w:rPr>
        <w:t>focus on fluoroquinolone AMR in primary care settings.</w:t>
      </w:r>
      <w:r w:rsidRPr="00F83121">
        <w:rPr>
          <w:lang w:val="en-US"/>
        </w:rPr>
        <w:t xml:space="preserve"> </w:t>
      </w:r>
      <w:r w:rsidR="001E0A82">
        <w:rPr>
          <w:lang w:val="en-US"/>
        </w:rPr>
        <w:t xml:space="preserve">Our </w:t>
      </w:r>
      <w:r w:rsidRPr="00F83121">
        <w:rPr>
          <w:lang w:val="en-US"/>
        </w:rPr>
        <w:t>outcome</w:t>
      </w:r>
      <w:r w:rsidR="001E0A82">
        <w:rPr>
          <w:lang w:val="en-US"/>
        </w:rPr>
        <w:t xml:space="preserve"> (</w:t>
      </w:r>
      <w:del w:id="12" w:author="BOUGEARD Stephanie" w:date="2026-05-26T12:03:00Z">
        <w:r w:rsidR="001E0A82" w:rsidDel="00C643A2">
          <w:rPr>
            <w:lang w:val="en-US"/>
          </w:rPr>
          <w:delText>Y</w:delText>
        </w:r>
      </w:del>
      <w:commentRangeStart w:id="13"/>
      <w:ins w:id="14" w:author="BOUGEARD Stephanie" w:date="2026-05-26T12:03:00Z">
        <w:r w:rsidR="00C643A2" w:rsidRPr="00C643A2">
          <w:rPr>
            <w:b/>
            <w:bCs/>
            <w:lang w:val="en-US"/>
            <w:rPrChange w:id="15" w:author="BOUGEARD Stephanie" w:date="2026-05-26T12:03:00Z">
              <w:rPr>
                <w:lang w:val="en-US"/>
              </w:rPr>
            </w:rPrChange>
          </w:rPr>
          <w:t>y</w:t>
        </w:r>
      </w:ins>
      <w:commentRangeEnd w:id="13"/>
      <w:ins w:id="16" w:author="BOUGEARD Stephanie" w:date="2026-05-26T12:04:00Z">
        <w:r w:rsidR="00C643A2">
          <w:rPr>
            <w:rStyle w:val="Marquedecommentaire"/>
          </w:rPr>
          <w:commentReference w:id="13"/>
        </w:r>
      </w:ins>
      <w:r w:rsidR="001E0A82">
        <w:rPr>
          <w:lang w:val="en-US"/>
        </w:rPr>
        <w:t>)</w:t>
      </w:r>
      <w:r w:rsidRPr="00F83121">
        <w:rPr>
          <w:lang w:val="en-US"/>
        </w:rPr>
        <w:t xml:space="preserve"> and </w:t>
      </w:r>
      <w:commentRangeStart w:id="17"/>
      <w:r w:rsidR="001E0A82">
        <w:rPr>
          <w:lang w:val="en-US"/>
        </w:rPr>
        <w:t>P = 5</w:t>
      </w:r>
      <w:r w:rsidR="00515346">
        <w:rPr>
          <w:lang w:val="en-US"/>
        </w:rPr>
        <w:t>9</w:t>
      </w:r>
      <w:r w:rsidR="001E0A82">
        <w:rPr>
          <w:lang w:val="en-US"/>
        </w:rPr>
        <w:t xml:space="preserve"> </w:t>
      </w:r>
      <w:commentRangeEnd w:id="17"/>
      <w:r w:rsidR="00515346">
        <w:rPr>
          <w:rStyle w:val="Marquedecommentaire"/>
        </w:rPr>
        <w:commentReference w:id="17"/>
      </w:r>
      <w:r w:rsidRPr="00F83121">
        <w:rPr>
          <w:lang w:val="en-US"/>
        </w:rPr>
        <w:t>explanatory variables are functional (T = 12 time points), and organized into K</w:t>
      </w:r>
      <w:r w:rsidR="009E00BD">
        <w:rPr>
          <w:lang w:val="en-US"/>
        </w:rPr>
        <w:t xml:space="preserve"> </w:t>
      </w:r>
      <w:r w:rsidRPr="00F83121">
        <w:rPr>
          <w:lang w:val="en-US"/>
        </w:rPr>
        <w:t>=</w:t>
      </w:r>
      <w:r w:rsidR="009E00BD">
        <w:rPr>
          <w:lang w:val="en-US"/>
        </w:rPr>
        <w:t xml:space="preserve"> </w:t>
      </w:r>
      <w:r w:rsidR="00515346">
        <w:rPr>
          <w:lang w:val="en-US"/>
        </w:rPr>
        <w:t>4</w:t>
      </w:r>
      <w:r w:rsidRPr="00F83121">
        <w:rPr>
          <w:lang w:val="en-US"/>
        </w:rPr>
        <w:t xml:space="preserve"> blocks with a number of variables </w:t>
      </w:r>
      <w:ins w:id="18" w:author="BOUGEARD Stephanie" w:date="2026-05-26T12:04:00Z">
        <w:r w:rsidR="00DF628C">
          <w:rPr>
            <w:lang w:val="en-US"/>
          </w:rPr>
          <w:t>per block equal to (</w:t>
        </w:r>
      </w:ins>
      <w:ins w:id="19" w:author="BOUGEARD Stephanie" w:date="2026-05-26T12:08:00Z">
        <w:r w:rsidR="00DF628C">
          <w:rPr>
            <w:lang w:val="en-US"/>
          </w:rPr>
          <w:t>1</w:t>
        </w:r>
      </w:ins>
      <w:commentRangeStart w:id="20"/>
      <w:ins w:id="21" w:author="BOUGEARD Stephanie" w:date="2026-05-26T12:04:00Z">
        <w:r w:rsidR="00DF628C">
          <w:rPr>
            <w:lang w:val="en-US"/>
          </w:rPr>
          <w:t xml:space="preserve">, 21, 42,14) </w:t>
        </w:r>
      </w:ins>
      <w:commentRangeEnd w:id="20"/>
      <w:ins w:id="22" w:author="BOUGEARD Stephanie" w:date="2026-05-26T12:05:00Z">
        <w:r w:rsidR="00DF628C">
          <w:rPr>
            <w:rStyle w:val="Marquedecommentaire"/>
          </w:rPr>
          <w:commentReference w:id="20"/>
        </w:r>
      </w:ins>
      <w:del w:id="23" w:author="BOUGEARD Stephanie" w:date="2026-05-26T12:04:00Z">
        <w:r w:rsidRPr="00F83121" w:rsidDel="00DF628C">
          <w:rPr>
            <w:lang w:val="en-US"/>
          </w:rPr>
          <w:delText xml:space="preserve">varying between </w:delText>
        </w:r>
        <w:r w:rsidR="0017672E" w:rsidDel="00DF628C">
          <w:rPr>
            <w:lang w:val="en-US"/>
          </w:rPr>
          <w:delText>7</w:delText>
        </w:r>
        <w:r w:rsidRPr="00F83121" w:rsidDel="00DF628C">
          <w:rPr>
            <w:lang w:val="en-US"/>
          </w:rPr>
          <w:delText xml:space="preserve"> and 21 within each block</w:delText>
        </w:r>
      </w:del>
      <w:r w:rsidRPr="00F83121">
        <w:rPr>
          <w:lang w:val="en-US"/>
        </w:rPr>
        <w:t xml:space="preserve">. </w:t>
      </w:r>
      <w:ins w:id="24" w:author="BOUGEARD Stephanie" w:date="2026-05-26T12:04:00Z">
        <w:r w:rsidR="00DF628C">
          <w:rPr>
            <w:lang w:val="en-US"/>
          </w:rPr>
          <w:t>Without any los</w:t>
        </w:r>
      </w:ins>
      <w:ins w:id="25" w:author="BOUGEARD Stephanie" w:date="2026-05-26T12:05:00Z">
        <w:r w:rsidR="00DF628C">
          <w:rPr>
            <w:lang w:val="en-US"/>
          </w:rPr>
          <w:t xml:space="preserve">s </w:t>
        </w:r>
        <w:proofErr w:type="gramStart"/>
        <w:r w:rsidR="00DF628C">
          <w:rPr>
            <w:lang w:val="en-US"/>
          </w:rPr>
          <w:t>of ,</w:t>
        </w:r>
        <w:proofErr w:type="gramEnd"/>
        <w:r w:rsidR="00DF628C">
          <w:rPr>
            <w:lang w:val="en-US"/>
          </w:rPr>
          <w:t xml:space="preserve"> </w:t>
        </w:r>
      </w:ins>
      <w:del w:id="26" w:author="BOUGEARD Stephanie" w:date="2026-05-26T12:05:00Z">
        <w:r w:rsidRPr="00F83121" w:rsidDel="00DF628C">
          <w:rPr>
            <w:lang w:val="en-US"/>
          </w:rPr>
          <w:delText>A</w:delText>
        </w:r>
      </w:del>
      <w:ins w:id="27" w:author="BOUGEARD Stephanie" w:date="2026-05-26T12:05:00Z">
        <w:r w:rsidR="00DF628C">
          <w:rPr>
            <w:lang w:val="en-US"/>
          </w:rPr>
          <w:t>a</w:t>
        </w:r>
      </w:ins>
      <w:r w:rsidRPr="00F83121">
        <w:rPr>
          <w:lang w:val="en-US"/>
        </w:rPr>
        <w:t xml:space="preserve">ll these variables were </w:t>
      </w:r>
      <w:ins w:id="28" w:author="BOUGEARD Stephanie" w:date="2026-05-26T12:05:00Z">
        <w:r w:rsidR="00DF628C">
          <w:rPr>
            <w:lang w:val="en-US"/>
          </w:rPr>
          <w:t xml:space="preserve">considered </w:t>
        </w:r>
      </w:ins>
      <w:r w:rsidRPr="00F83121">
        <w:rPr>
          <w:lang w:val="en-US"/>
        </w:rPr>
        <w:t>centered and scaled.</w:t>
      </w:r>
      <w:r w:rsidR="009E00BD">
        <w:rPr>
          <w:lang w:val="en-US"/>
        </w:rPr>
        <w:t xml:space="preserve"> </w:t>
      </w:r>
      <w:r w:rsidR="009E00BD" w:rsidRPr="00F83121">
        <w:rPr>
          <w:lang w:val="en-US"/>
        </w:rPr>
        <w:t>(</w:t>
      </w:r>
      <w:r w:rsidR="000E0971">
        <w:rPr>
          <w:lang w:val="en-US"/>
        </w:rPr>
        <w:t>85</w:t>
      </w:r>
      <w:r w:rsidR="009E00BD" w:rsidRPr="00F83121">
        <w:rPr>
          <w:lang w:val="en-US"/>
        </w:rPr>
        <w:t xml:space="preserve"> mots)</w:t>
      </w:r>
    </w:p>
    <w:p w14:paraId="4A7783CA" w14:textId="523B8483" w:rsidR="00F13BEC" w:rsidRDefault="00F83121" w:rsidP="00F83121">
      <w:pPr>
        <w:rPr>
          <w:ins w:id="29" w:author="BOUGEARD Stephanie" w:date="2026-05-26T15:11:00Z"/>
          <w:lang w:val="en-US"/>
        </w:rPr>
      </w:pPr>
      <w:r w:rsidRPr="00F83121">
        <w:rPr>
          <w:b/>
          <w:bCs/>
          <w:lang w:val="en-US"/>
        </w:rPr>
        <w:t>Methods.</w:t>
      </w:r>
      <w:r w:rsidRPr="00F83121">
        <w:rPr>
          <w:lang w:val="en-US"/>
        </w:rPr>
        <w:t xml:space="preserve"> To answer this question and deal with functional and multiblock data, a three-step procedure is proposed. </w:t>
      </w:r>
      <w:del w:id="30" w:author="BOUGEARD Stephanie" w:date="2026-05-26T12:06:00Z">
        <w:r w:rsidDel="00DF628C">
          <w:rPr>
            <w:lang w:val="en-US"/>
          </w:rPr>
          <w:br/>
        </w:r>
      </w:del>
      <w:r w:rsidRPr="00F83121">
        <w:rPr>
          <w:lang w:val="en-US"/>
        </w:rPr>
        <w:t xml:space="preserve">(i) </w:t>
      </w:r>
      <w:ins w:id="31" w:author="BOUGEARD Stephanie" w:date="2026-05-26T12:12:00Z">
        <w:r w:rsidR="00DF628C">
          <w:rPr>
            <w:lang w:val="en-US"/>
          </w:rPr>
          <w:t xml:space="preserve">To summarize </w:t>
        </w:r>
      </w:ins>
      <w:ins w:id="32" w:author="BOUGEARD Stephanie" w:date="2026-05-26T12:13:00Z">
        <w:r w:rsidR="00DF628C">
          <w:rPr>
            <w:lang w:val="en-US"/>
          </w:rPr>
          <w:t xml:space="preserve">the functional </w:t>
        </w:r>
      </w:ins>
      <w:ins w:id="33" w:author="BOUGEARD Stephanie" w:date="2026-05-26T12:14:00Z">
        <w:r w:rsidR="00DF628C">
          <w:rPr>
            <w:lang w:val="en-US"/>
          </w:rPr>
          <w:t>information</w:t>
        </w:r>
      </w:ins>
      <w:ins w:id="34" w:author="BOUGEARD Stephanie" w:date="2026-05-26T12:13:00Z">
        <w:r w:rsidR="00DF628C">
          <w:rPr>
            <w:lang w:val="en-US"/>
          </w:rPr>
          <w:t xml:space="preserve">, </w:t>
        </w:r>
      </w:ins>
      <w:ins w:id="35" w:author="BOUGEARD Stephanie" w:date="2026-05-26T12:14:00Z">
        <w:r w:rsidR="00061B23">
          <w:rPr>
            <w:lang w:val="en-US"/>
          </w:rPr>
          <w:t>un</w:t>
        </w:r>
      </w:ins>
      <w:ins w:id="36" w:author="BOUGEARD Stephanie" w:date="2026-05-26T12:15:00Z">
        <w:r w:rsidR="00061B23">
          <w:rPr>
            <w:lang w:val="en-US"/>
          </w:rPr>
          <w:t xml:space="preserve">ivariate </w:t>
        </w:r>
      </w:ins>
      <w:ins w:id="37" w:author="BOUGEARD Stephanie" w:date="2026-05-26T12:14:00Z">
        <w:r w:rsidR="00DF628C" w:rsidRPr="00F83121">
          <w:rPr>
            <w:lang w:val="en-US"/>
          </w:rPr>
          <w:t>Functional Principal Component Analysis (</w:t>
        </w:r>
        <w:proofErr w:type="spellStart"/>
        <w:r w:rsidR="00DF628C" w:rsidRPr="00F83121">
          <w:rPr>
            <w:lang w:val="en-US"/>
          </w:rPr>
          <w:t>fPCA</w:t>
        </w:r>
        <w:proofErr w:type="spellEnd"/>
        <w:r w:rsidR="00DF628C" w:rsidRPr="00F83121">
          <w:rPr>
            <w:lang w:val="en-US"/>
          </w:rPr>
          <w:t>)</w:t>
        </w:r>
        <w:r w:rsidR="00DF628C">
          <w:rPr>
            <w:lang w:val="en-US"/>
          </w:rPr>
          <w:t xml:space="preserve"> </w:t>
        </w:r>
      </w:ins>
      <w:ins w:id="38" w:author="BOUGEARD Stephanie" w:date="2026-05-26T15:12:00Z">
        <w:r w:rsidR="00F13BEC">
          <w:rPr>
            <w:lang w:val="en-US"/>
          </w:rPr>
          <w:t>are</w:t>
        </w:r>
      </w:ins>
      <w:ins w:id="39" w:author="BOUGEARD Stephanie" w:date="2026-05-26T12:14:00Z">
        <w:r w:rsidR="00DF628C">
          <w:rPr>
            <w:lang w:val="en-US"/>
          </w:rPr>
          <w:t xml:space="preserve"> applied to each variable and </w:t>
        </w:r>
      </w:ins>
      <w:ins w:id="40" w:author="BOUGEARD Stephanie" w:date="2026-05-26T12:15:00Z">
        <w:r w:rsidR="00061B23">
          <w:rPr>
            <w:lang w:val="en-US"/>
          </w:rPr>
          <w:t>t</w:t>
        </w:r>
      </w:ins>
      <w:ins w:id="41" w:author="BOUGEARD Stephanie" w:date="2026-05-26T12:14:00Z">
        <w:r w:rsidR="00DF628C" w:rsidRPr="00F83121">
          <w:rPr>
            <w:lang w:val="en-US"/>
          </w:rPr>
          <w:t xml:space="preserve">he first principal component score (fPC1) </w:t>
        </w:r>
      </w:ins>
      <w:ins w:id="42" w:author="BOUGEARD Stephanie" w:date="2026-05-26T15:12:00Z">
        <w:r w:rsidR="00F13BEC">
          <w:rPr>
            <w:lang w:val="en-US"/>
          </w:rPr>
          <w:t>is</w:t>
        </w:r>
      </w:ins>
      <w:ins w:id="43" w:author="BOUGEARD Stephanie" w:date="2026-05-26T12:14:00Z">
        <w:r w:rsidR="00DF628C" w:rsidRPr="00F83121">
          <w:rPr>
            <w:lang w:val="en-US"/>
          </w:rPr>
          <w:t xml:space="preserve"> retained</w:t>
        </w:r>
        <w:r w:rsidR="00DF628C" w:rsidRPr="006340AA" w:rsidDel="00DF628C">
          <w:rPr>
            <w:lang w:val="en-US"/>
          </w:rPr>
          <w:t xml:space="preserve"> </w:t>
        </w:r>
      </w:ins>
      <w:del w:id="44" w:author="BOUGEARD Stephanie" w:date="2026-05-26T12:13:00Z">
        <w:r w:rsidR="006340AA" w:rsidRPr="006340AA" w:rsidDel="00DF628C">
          <w:rPr>
            <w:lang w:val="en-US"/>
          </w:rPr>
          <w:delText>T</w:delText>
        </w:r>
      </w:del>
      <w:del w:id="45" w:author="BOUGEARD Stephanie" w:date="2026-05-26T12:14:00Z">
        <w:r w:rsidR="006340AA" w:rsidRPr="006340AA" w:rsidDel="00DF628C">
          <w:rPr>
            <w:lang w:val="en-US"/>
          </w:rPr>
          <w:delText xml:space="preserve">he main </w:delText>
        </w:r>
        <w:r w:rsidR="006340AA" w:rsidDel="00DF628C">
          <w:rPr>
            <w:lang w:val="en-US"/>
          </w:rPr>
          <w:delText xml:space="preserve">functional </w:delText>
        </w:r>
        <w:r w:rsidR="006340AA" w:rsidRPr="006340AA" w:rsidDel="00DF628C">
          <w:rPr>
            <w:lang w:val="en-US"/>
          </w:rPr>
          <w:delText>modes of variation were extracted using</w:delText>
        </w:r>
        <w:r w:rsidR="006340AA" w:rsidRPr="00F83121" w:rsidDel="00DF628C">
          <w:rPr>
            <w:lang w:val="en-US"/>
          </w:rPr>
          <w:delText xml:space="preserve"> </w:delText>
        </w:r>
        <w:r w:rsidRPr="00F83121" w:rsidDel="00DF628C">
          <w:rPr>
            <w:lang w:val="en-US"/>
          </w:rPr>
          <w:delText xml:space="preserve">(P+1) univariate </w:delText>
        </w:r>
      </w:del>
      <w:ins w:id="46" w:author="BOUGEARD Stephanie" w:date="2026-05-26T12:14:00Z">
        <w:r w:rsidR="00DF628C" w:rsidRPr="00F83121">
          <w:rPr>
            <w:lang w:val="en-US"/>
          </w:rPr>
          <w:t>Functional Principal Component Analysis (</w:t>
        </w:r>
        <w:proofErr w:type="spellStart"/>
        <w:r w:rsidR="00DF628C" w:rsidRPr="00F83121">
          <w:rPr>
            <w:lang w:val="en-US"/>
          </w:rPr>
          <w:t>fPCA</w:t>
        </w:r>
        <w:proofErr w:type="spellEnd"/>
        <w:r w:rsidR="00DF628C" w:rsidRPr="00F83121">
          <w:rPr>
            <w:lang w:val="en-US"/>
          </w:rPr>
          <w:t xml:space="preserve">) </w:t>
        </w:r>
      </w:ins>
      <w:del w:id="47" w:author="BOUGEARD Stephanie" w:date="2026-05-26T12:14:00Z">
        <w:r w:rsidRPr="00F83121" w:rsidDel="00DF628C">
          <w:rPr>
            <w:lang w:val="en-US"/>
          </w:rPr>
          <w:delText xml:space="preserve">Functional Principal Component Analysis (fPCA) </w:delText>
        </w:r>
      </w:del>
      <w:r w:rsidRPr="00F83121">
        <w:rPr>
          <w:lang w:val="en-US"/>
        </w:rPr>
        <w:t>[1]</w:t>
      </w:r>
      <w:del w:id="48" w:author="BOUGEARD Stephanie" w:date="2026-05-26T12:13:00Z">
        <w:r w:rsidRPr="00F83121" w:rsidDel="00DF628C">
          <w:rPr>
            <w:lang w:val="en-US"/>
          </w:rPr>
          <w:delText xml:space="preserve"> to each functional variable under study</w:delText>
        </w:r>
      </w:del>
      <w:r w:rsidRPr="00F83121">
        <w:rPr>
          <w:lang w:val="en-US"/>
        </w:rPr>
        <w:t>.</w:t>
      </w:r>
      <w:del w:id="49" w:author="BOUGEARD Stephanie" w:date="2026-05-26T12:14:00Z">
        <w:r w:rsidRPr="00F83121" w:rsidDel="00DF628C">
          <w:rPr>
            <w:lang w:val="en-US"/>
          </w:rPr>
          <w:delText xml:space="preserve"> </w:delText>
        </w:r>
        <w:r w:rsidR="001E0A82" w:rsidDel="00DF628C">
          <w:rPr>
            <w:lang w:val="en-US"/>
          </w:rPr>
          <w:delText>T</w:delText>
        </w:r>
        <w:r w:rsidRPr="00F83121" w:rsidDel="00DF628C">
          <w:rPr>
            <w:lang w:val="en-US"/>
          </w:rPr>
          <w:delText>he first principal component score (fPC1) was retained</w:delText>
        </w:r>
      </w:del>
      <w:r w:rsidRPr="00F83121">
        <w:rPr>
          <w:lang w:val="en-US"/>
        </w:rPr>
        <w:t xml:space="preserve">. </w:t>
      </w:r>
      <w:del w:id="50" w:author="BOUGEARD Stephanie" w:date="2026-05-26T15:13:00Z">
        <w:r w:rsidRPr="00F83121" w:rsidDel="00F13BEC">
          <w:rPr>
            <w:lang w:val="en-US"/>
          </w:rPr>
          <w:delText>Thus</w:delText>
        </w:r>
      </w:del>
      <w:ins w:id="51" w:author="BOUGEARD Stephanie" w:date="2026-05-26T15:13:00Z">
        <w:r w:rsidR="00F13BEC">
          <w:rPr>
            <w:lang w:val="en-US"/>
          </w:rPr>
          <w:t>In the following</w:t>
        </w:r>
      </w:ins>
      <w:r w:rsidRPr="00F83121">
        <w:rPr>
          <w:lang w:val="en-US"/>
        </w:rPr>
        <w:t>, each functional variable (</w:t>
      </w:r>
      <w:ins w:id="52" w:author="BOUGEARD Stephanie" w:date="2026-05-26T15:13:00Z">
        <w:r w:rsidR="00F13BEC">
          <w:rPr>
            <w:lang w:val="en-US"/>
          </w:rPr>
          <w:t xml:space="preserve">i.e., matrix </w:t>
        </w:r>
      </w:ins>
      <w:r w:rsidRPr="00F83121">
        <w:rPr>
          <w:lang w:val="en-US"/>
        </w:rPr>
        <w:t xml:space="preserve">N×T matrix) is </w:t>
      </w:r>
      <w:del w:id="53" w:author="BOUGEARD Stephanie" w:date="2026-05-26T15:13:00Z">
        <w:r w:rsidRPr="00F83121" w:rsidDel="00F13BEC">
          <w:rPr>
            <w:lang w:val="en-US"/>
          </w:rPr>
          <w:delText>reduced to</w:delText>
        </w:r>
      </w:del>
      <w:ins w:id="54" w:author="BOUGEARD Stephanie" w:date="2026-05-26T15:13:00Z">
        <w:r w:rsidR="00F13BEC">
          <w:rPr>
            <w:lang w:val="en-US"/>
          </w:rPr>
          <w:t>replaced by</w:t>
        </w:r>
      </w:ins>
      <w:r w:rsidRPr="00F83121">
        <w:rPr>
          <w:lang w:val="en-US"/>
        </w:rPr>
        <w:t xml:space="preserve"> its first fPC1 score (N×1 vector). This </w:t>
      </w:r>
      <w:del w:id="55" w:author="BOUGEARD Stephanie" w:date="2026-05-26T15:12:00Z">
        <w:r w:rsidRPr="00F83121" w:rsidDel="00F13BEC">
          <w:rPr>
            <w:lang w:val="en-US"/>
          </w:rPr>
          <w:delText>outputed</w:delText>
        </w:r>
      </w:del>
      <w:ins w:id="56" w:author="BOUGEARD Stephanie" w:date="2026-05-26T15:12:00Z">
        <w:r w:rsidR="00F13BEC" w:rsidRPr="00F83121">
          <w:rPr>
            <w:lang w:val="en-US"/>
          </w:rPr>
          <w:t>outputted</w:t>
        </w:r>
      </w:ins>
      <w:r w:rsidRPr="00F83121">
        <w:rPr>
          <w:lang w:val="en-US"/>
        </w:rPr>
        <w:t xml:space="preserve"> a dataset with one row per region</w:t>
      </w:r>
      <w:ins w:id="57" w:author="BOUGEARD Stephanie" w:date="2026-05-26T12:15:00Z">
        <w:r w:rsidR="00061B23">
          <w:rPr>
            <w:lang w:val="en-US"/>
          </w:rPr>
          <w:t xml:space="preserve"> and a</w:t>
        </w:r>
      </w:ins>
      <w:ins w:id="58" w:author="BOUGEARD Stephanie" w:date="2026-05-26T12:16:00Z">
        <w:r w:rsidR="00061B23">
          <w:rPr>
            <w:lang w:val="en-US"/>
          </w:rPr>
          <w:t xml:space="preserve"> single fPC1 per </w:t>
        </w:r>
      </w:ins>
      <w:ins w:id="59" w:author="BOUGEARD Stephanie" w:date="2026-05-26T15:12:00Z">
        <w:r w:rsidR="00F13BEC">
          <w:rPr>
            <w:lang w:val="en-US"/>
          </w:rPr>
          <w:t>(</w:t>
        </w:r>
      </w:ins>
      <w:ins w:id="60" w:author="BOUGEARD Stephanie" w:date="2026-05-26T12:16:00Z">
        <w:r w:rsidR="00061B23">
          <w:rPr>
            <w:lang w:val="en-US"/>
          </w:rPr>
          <w:t>functional</w:t>
        </w:r>
      </w:ins>
      <w:ins w:id="61" w:author="BOUGEARD Stephanie" w:date="2026-05-26T15:12:00Z">
        <w:r w:rsidR="00F13BEC">
          <w:rPr>
            <w:lang w:val="en-US"/>
          </w:rPr>
          <w:t>)</w:t>
        </w:r>
      </w:ins>
      <w:ins w:id="62" w:author="BOUGEARD Stephanie" w:date="2026-05-26T12:16:00Z">
        <w:r w:rsidR="00061B23">
          <w:rPr>
            <w:lang w:val="en-US"/>
          </w:rPr>
          <w:t xml:space="preserve"> variable</w:t>
        </w:r>
      </w:ins>
      <w:r w:rsidRPr="00F83121">
        <w:rPr>
          <w:lang w:val="en-US"/>
        </w:rPr>
        <w:t>, allowing the use of methods which rely the assumption of observation’s independence.</w:t>
      </w:r>
      <w:ins w:id="63" w:author="BOUGEARD Stephanie" w:date="2026-05-26T12:17:00Z">
        <w:r w:rsidR="00061B23" w:rsidDel="00061B23">
          <w:rPr>
            <w:lang w:val="en-US"/>
          </w:rPr>
          <w:t xml:space="preserve"> </w:t>
        </w:r>
      </w:ins>
      <w:del w:id="64" w:author="BOUGEARD Stephanie" w:date="2026-05-26T12:17:00Z">
        <w:r w:rsidDel="00061B23">
          <w:rPr>
            <w:lang w:val="en-US"/>
          </w:rPr>
          <w:br/>
        </w:r>
      </w:del>
      <w:r w:rsidRPr="00F83121">
        <w:rPr>
          <w:lang w:val="en-US"/>
        </w:rPr>
        <w:t xml:space="preserve">(ii) In a second step, redundant information within each explanatory block is reduced with a directional clustering of variables around latent </w:t>
      </w:r>
      <w:r w:rsidR="006340AA">
        <w:rPr>
          <w:lang w:val="en-US"/>
        </w:rPr>
        <w:t xml:space="preserve">components </w:t>
      </w:r>
      <w:ins w:id="65" w:author="BOUGEARD Stephanie" w:date="2026-05-26T12:16:00Z">
        <w:r w:rsidR="00061B23">
          <w:rPr>
            <w:lang w:val="en-US"/>
          </w:rPr>
          <w:t xml:space="preserve">applied to each explanatory block (X2, X3, X4) </w:t>
        </w:r>
      </w:ins>
      <w:r w:rsidRPr="00F83121">
        <w:rPr>
          <w:lang w:val="en-US"/>
        </w:rPr>
        <w:t xml:space="preserve">[2]. </w:t>
      </w:r>
      <w:del w:id="66" w:author="BOUGEARD Stephanie" w:date="2026-05-26T12:17:00Z">
        <w:r w:rsidDel="00061B23">
          <w:rPr>
            <w:lang w:val="en-US"/>
          </w:rPr>
          <w:br/>
        </w:r>
      </w:del>
      <w:r w:rsidRPr="00F83121">
        <w:rPr>
          <w:lang w:val="en-US"/>
        </w:rPr>
        <w:t xml:space="preserve">(iii) Finally, </w:t>
      </w:r>
      <w:ins w:id="67" w:author="BOUGEARD Stephanie" w:date="2026-05-26T15:09:00Z">
        <w:r w:rsidR="00F13BEC">
          <w:rPr>
            <w:lang w:val="en-US"/>
          </w:rPr>
          <w:t xml:space="preserve">complex links </w:t>
        </w:r>
        <w:r w:rsidR="00F13BEC" w:rsidRPr="00F83121">
          <w:rPr>
            <w:lang w:val="en-US"/>
          </w:rPr>
          <w:t>between blocks</w:t>
        </w:r>
        <w:r w:rsidR="00F13BEC" w:rsidRPr="00F83121">
          <w:rPr>
            <w:lang w:val="en-US"/>
          </w:rPr>
          <w:t xml:space="preserve"> </w:t>
        </w:r>
      </w:ins>
      <w:del w:id="68" w:author="BOUGEARD Stephanie" w:date="2026-05-26T15:09:00Z">
        <w:r w:rsidRPr="00F83121" w:rsidDel="00F13BEC">
          <w:rPr>
            <w:lang w:val="en-US"/>
          </w:rPr>
          <w:delText xml:space="preserve">since the links between blocks were complex, they </w:delText>
        </w:r>
      </w:del>
      <w:r w:rsidRPr="00F83121">
        <w:rPr>
          <w:lang w:val="en-US"/>
        </w:rPr>
        <w:t xml:space="preserve">were explored thanks to a Generalized Structured Component Analysis (GSCA) [3]. The GSCA method investigates the relationships between </w:t>
      </w:r>
      <w:ins w:id="69" w:author="BOUGEARD Stephanie" w:date="2026-05-26T15:14:00Z">
        <w:r w:rsidR="00F13BEC">
          <w:rPr>
            <w:lang w:val="en-US"/>
          </w:rPr>
          <w:t xml:space="preserve">selected variables (organized in </w:t>
        </w:r>
      </w:ins>
      <w:r w:rsidRPr="00F83121">
        <w:rPr>
          <w:lang w:val="en-US"/>
        </w:rPr>
        <w:t>thematic blocks</w:t>
      </w:r>
      <w:ins w:id="70" w:author="BOUGEARD Stephanie" w:date="2026-05-26T15:14:00Z">
        <w:r w:rsidR="00F13BEC">
          <w:rPr>
            <w:lang w:val="en-US"/>
          </w:rPr>
          <w:t>)</w:t>
        </w:r>
      </w:ins>
      <w:r w:rsidRPr="00F83121">
        <w:rPr>
          <w:lang w:val="en-US"/>
        </w:rPr>
        <w:t>, and the</w:t>
      </w:r>
      <w:r w:rsidR="003138A2">
        <w:rPr>
          <w:lang w:val="en-US"/>
        </w:rPr>
        <w:t xml:space="preserve"> </w:t>
      </w:r>
      <w:r w:rsidR="00775816">
        <w:rPr>
          <w:lang w:val="en-US"/>
        </w:rPr>
        <w:t>outcome</w:t>
      </w:r>
      <w:ins w:id="71" w:author="BOUGEARD Stephanie" w:date="2026-05-26T15:10:00Z">
        <w:r w:rsidR="00F13BEC">
          <w:rPr>
            <w:lang w:val="en-US"/>
          </w:rPr>
          <w:t xml:space="preserve"> </w:t>
        </w:r>
        <w:commentRangeStart w:id="72"/>
        <w:r w:rsidR="00F13BEC">
          <w:rPr>
            <w:lang w:val="en-US"/>
          </w:rPr>
          <w:t>one but also between blocks</w:t>
        </w:r>
      </w:ins>
      <w:commentRangeEnd w:id="72"/>
      <w:ins w:id="73" w:author="BOUGEARD Stephanie" w:date="2026-05-26T15:15:00Z">
        <w:r w:rsidR="00F13BEC">
          <w:rPr>
            <w:rStyle w:val="Marquedecommentaire"/>
          </w:rPr>
          <w:commentReference w:id="72"/>
        </w:r>
      </w:ins>
      <w:r w:rsidRPr="00F83121">
        <w:rPr>
          <w:lang w:val="en-US"/>
        </w:rPr>
        <w:t xml:space="preserve">. </w:t>
      </w:r>
      <w:del w:id="74" w:author="BOUGEARD Stephanie" w:date="2026-05-26T15:10:00Z">
        <w:r w:rsidR="003138A2" w:rsidDel="00F13BEC">
          <w:rPr>
            <w:lang w:val="en-US"/>
          </w:rPr>
          <w:delText>First</w:delText>
        </w:r>
      </w:del>
      <w:ins w:id="75" w:author="BOUGEARD Stephanie" w:date="2026-05-26T15:10:00Z">
        <w:r w:rsidR="00F13BEC">
          <w:rPr>
            <w:lang w:val="en-US"/>
          </w:rPr>
          <w:t>More precisely</w:t>
        </w:r>
      </w:ins>
      <w:r w:rsidR="003138A2">
        <w:rPr>
          <w:lang w:val="en-US"/>
        </w:rPr>
        <w:t>, e</w:t>
      </w:r>
      <w:r w:rsidRPr="00F83121">
        <w:rPr>
          <w:lang w:val="en-US"/>
        </w:rPr>
        <w:t xml:space="preserve">ach block is </w:t>
      </w:r>
      <w:del w:id="76" w:author="BOUGEARD Stephanie" w:date="2026-05-26T15:10:00Z">
        <w:r w:rsidRPr="00F83121" w:rsidDel="00F13BEC">
          <w:rPr>
            <w:lang w:val="en-US"/>
          </w:rPr>
          <w:delText xml:space="preserve">represented </w:delText>
        </w:r>
      </w:del>
      <w:ins w:id="77" w:author="BOUGEARD Stephanie" w:date="2026-05-26T15:10:00Z">
        <w:r w:rsidR="00F13BEC">
          <w:rPr>
            <w:lang w:val="en-US"/>
          </w:rPr>
          <w:t>summarized</w:t>
        </w:r>
        <w:r w:rsidR="00F13BEC" w:rsidRPr="00F83121">
          <w:rPr>
            <w:lang w:val="en-US"/>
          </w:rPr>
          <w:t xml:space="preserve"> </w:t>
        </w:r>
      </w:ins>
      <w:del w:id="78" w:author="BOUGEARD Stephanie" w:date="2026-05-26T15:10:00Z">
        <w:r w:rsidRPr="00F83121" w:rsidDel="00F13BEC">
          <w:rPr>
            <w:lang w:val="en-US"/>
          </w:rPr>
          <w:delText xml:space="preserve">by </w:delText>
        </w:r>
      </w:del>
      <w:ins w:id="79" w:author="BOUGEARD Stephanie" w:date="2026-05-26T15:10:00Z">
        <w:r w:rsidR="00F13BEC">
          <w:rPr>
            <w:lang w:val="en-US"/>
          </w:rPr>
          <w:t>with</w:t>
        </w:r>
        <w:r w:rsidR="00F13BEC" w:rsidRPr="00F83121">
          <w:rPr>
            <w:lang w:val="en-US"/>
          </w:rPr>
          <w:t xml:space="preserve"> </w:t>
        </w:r>
      </w:ins>
      <w:r w:rsidRPr="00F83121">
        <w:rPr>
          <w:lang w:val="en-US"/>
        </w:rPr>
        <w:t xml:space="preserve">a latent variable </w:t>
      </w:r>
      <w:del w:id="80" w:author="BOUGEARD Stephanie" w:date="2026-05-26T15:10:00Z">
        <w:r w:rsidRPr="00F83121" w:rsidDel="00F13BEC">
          <w:rPr>
            <w:lang w:val="en-US"/>
          </w:rPr>
          <w:delText>that captures the relative importance of its variables.</w:delText>
        </w:r>
        <w:r w:rsidR="003138A2" w:rsidDel="00F13BEC">
          <w:rPr>
            <w:lang w:val="en-US"/>
          </w:rPr>
          <w:delText xml:space="preserve"> </w:delText>
        </w:r>
      </w:del>
      <w:ins w:id="81" w:author="BOUGEARD Stephanie" w:date="2026-05-26T15:10:00Z">
        <w:r w:rsidR="00F13BEC">
          <w:rPr>
            <w:lang w:val="en-US"/>
          </w:rPr>
          <w:t>, t</w:t>
        </w:r>
      </w:ins>
      <w:del w:id="82" w:author="BOUGEARD Stephanie" w:date="2026-05-26T15:11:00Z">
        <w:r w:rsidR="003138A2" w:rsidDel="00F13BEC">
          <w:rPr>
            <w:lang w:val="en-US"/>
          </w:rPr>
          <w:delText>T</w:delText>
        </w:r>
      </w:del>
      <w:r w:rsidR="003138A2">
        <w:rPr>
          <w:lang w:val="en-US"/>
        </w:rPr>
        <w:t xml:space="preserve">hen, </w:t>
      </w:r>
      <w:ins w:id="83" w:author="BOUGEARD Stephanie" w:date="2026-05-26T15:11:00Z">
        <w:r w:rsidR="00F13BEC">
          <w:rPr>
            <w:lang w:val="en-US"/>
          </w:rPr>
          <w:t xml:space="preserve">these latent variables are related with each other </w:t>
        </w:r>
      </w:ins>
      <w:ins w:id="84" w:author="BOUGEARD Stephanie" w:date="2026-05-26T15:15:00Z">
        <w:r w:rsidR="00F13BEC">
          <w:rPr>
            <w:lang w:val="en-US"/>
          </w:rPr>
          <w:t xml:space="preserve">through </w:t>
        </w:r>
      </w:ins>
      <w:ins w:id="85" w:author="BOUGEARD Stephanie" w:date="2026-05-26T15:16:00Z">
        <w:r w:rsidR="00F13BEC">
          <w:rPr>
            <w:lang w:val="en-US"/>
          </w:rPr>
          <w:t>different regression models. Solutions are given with an Alternating Least Square algorithm.</w:t>
        </w:r>
      </w:ins>
    </w:p>
    <w:p w14:paraId="0F5B363C" w14:textId="24D6F415" w:rsidR="00F83121" w:rsidRPr="00F83121" w:rsidRDefault="003138A2" w:rsidP="00F83121">
      <w:pPr>
        <w:rPr>
          <w:lang w:val="en-US"/>
        </w:rPr>
      </w:pPr>
      <w:del w:id="86" w:author="BOUGEARD Stephanie" w:date="2026-05-26T15:16:00Z">
        <w:r w:rsidDel="00F13BEC">
          <w:rPr>
            <w:lang w:val="en-US"/>
          </w:rPr>
          <w:delText>the method resolves</w:delText>
        </w:r>
        <w:r w:rsidR="00F83121" w:rsidRPr="00F83121" w:rsidDel="00F13BEC">
          <w:rPr>
            <w:lang w:val="en-US"/>
          </w:rPr>
          <w:delText xml:space="preserve"> </w:delText>
        </w:r>
        <w:r w:rsidDel="00F13BEC">
          <w:rPr>
            <w:lang w:val="en-US"/>
          </w:rPr>
          <w:delText xml:space="preserve">equations systems associated to supposed links between blocks, approximated by </w:delText>
        </w:r>
        <w:r w:rsidR="0017672E" w:rsidDel="00F13BEC">
          <w:rPr>
            <w:lang w:val="en-US"/>
          </w:rPr>
          <w:delText xml:space="preserve">linear </w:delText>
        </w:r>
        <w:r w:rsidDel="00F13BEC">
          <w:rPr>
            <w:lang w:val="en-US"/>
          </w:rPr>
          <w:delText>links between latent variables</w:delText>
        </w:r>
      </w:del>
      <w:r>
        <w:rPr>
          <w:lang w:val="en-US"/>
        </w:rPr>
        <w:t xml:space="preserve">. </w:t>
      </w:r>
      <w:r w:rsidR="00F83121" w:rsidRPr="00F83121">
        <w:rPr>
          <w:lang w:val="en-US"/>
        </w:rPr>
        <w:t>(</w:t>
      </w:r>
      <w:r w:rsidR="000E0971">
        <w:rPr>
          <w:lang w:val="en-US"/>
        </w:rPr>
        <w:t>176</w:t>
      </w:r>
      <w:r w:rsidR="00F83121" w:rsidRPr="00F83121">
        <w:rPr>
          <w:lang w:val="en-US"/>
        </w:rPr>
        <w:t xml:space="preserve"> mots)</w:t>
      </w:r>
    </w:p>
    <w:p w14:paraId="393C4502" w14:textId="36AC2467" w:rsidR="00F83121" w:rsidRPr="00F83121" w:rsidRDefault="00F83121" w:rsidP="00F83121">
      <w:pPr>
        <w:rPr>
          <w:lang w:val="en-US"/>
        </w:rPr>
      </w:pPr>
      <w:r w:rsidRPr="00F83121">
        <w:rPr>
          <w:b/>
          <w:bCs/>
          <w:lang w:val="en-US"/>
        </w:rPr>
        <w:t>Perspectives.</w:t>
      </w:r>
      <w:r w:rsidRPr="00F83121">
        <w:rPr>
          <w:lang w:val="en-US"/>
        </w:rPr>
        <w:t xml:space="preserve"> A limitation of our study is that only fPC1 </w:t>
      </w:r>
      <w:ins w:id="87" w:author="BOUGEARD Stephanie" w:date="2026-05-26T15:16:00Z">
        <w:r w:rsidR="00F13BEC">
          <w:rPr>
            <w:rFonts w:cstheme="minorHAnsi"/>
            <w:lang w:val="en-US"/>
          </w:rPr>
          <w:t>–</w:t>
        </w:r>
        <w:r w:rsidR="00F13BEC">
          <w:rPr>
            <w:lang w:val="en-US"/>
          </w:rPr>
          <w:t xml:space="preserve"> </w:t>
        </w:r>
      </w:ins>
      <w:del w:id="88" w:author="BOUGEARD Stephanie" w:date="2026-05-26T15:16:00Z">
        <w:r w:rsidRPr="00F83121" w:rsidDel="00F13BEC">
          <w:rPr>
            <w:lang w:val="en-US"/>
          </w:rPr>
          <w:delText>(</w:delText>
        </w:r>
      </w:del>
      <w:r w:rsidRPr="00F83121">
        <w:rPr>
          <w:lang w:val="en-US"/>
        </w:rPr>
        <w:t>summarizing only the main trends</w:t>
      </w:r>
      <w:del w:id="89" w:author="BOUGEARD Stephanie" w:date="2026-05-26T15:16:00Z">
        <w:r w:rsidRPr="00F83121" w:rsidDel="00F13BEC">
          <w:rPr>
            <w:lang w:val="en-US"/>
          </w:rPr>
          <w:delText>)</w:delText>
        </w:r>
      </w:del>
      <w:ins w:id="90" w:author="BOUGEARD Stephanie" w:date="2026-05-26T15:16:00Z">
        <w:r w:rsidR="00F13BEC">
          <w:rPr>
            <w:lang w:val="en-US"/>
          </w:rPr>
          <w:t xml:space="preserve"> </w:t>
        </w:r>
      </w:ins>
      <w:ins w:id="91" w:author="BOUGEARD Stephanie" w:date="2026-05-26T15:17:00Z">
        <w:r w:rsidR="00F13BEC">
          <w:rPr>
            <w:rFonts w:cstheme="minorHAnsi"/>
            <w:lang w:val="en-US"/>
          </w:rPr>
          <w:t>–</w:t>
        </w:r>
      </w:ins>
      <w:r w:rsidRPr="00F83121">
        <w:rPr>
          <w:lang w:val="en-US"/>
        </w:rPr>
        <w:t xml:space="preserve"> were considered. </w:t>
      </w:r>
      <w:r w:rsidR="0017672E">
        <w:rPr>
          <w:lang w:val="en-US"/>
        </w:rPr>
        <w:t>T</w:t>
      </w:r>
      <w:r w:rsidRPr="00F83121">
        <w:rPr>
          <w:lang w:val="en-US"/>
        </w:rPr>
        <w:t xml:space="preserve">o capture more functional information, </w:t>
      </w:r>
      <w:r w:rsidR="0017672E">
        <w:rPr>
          <w:lang w:val="en-US"/>
        </w:rPr>
        <w:t>f</w:t>
      </w:r>
      <w:r w:rsidRPr="00F83121">
        <w:rPr>
          <w:lang w:val="en-US"/>
        </w:rPr>
        <w:t xml:space="preserve">uture work could involve several (e.g., 2 or 3) functional components per variable and applying the three-way GSCA (Choi, 2018). Our final aim is to </w:t>
      </w:r>
      <w:r w:rsidRPr="00F83121">
        <w:rPr>
          <w:lang w:val="en-US"/>
        </w:rPr>
        <w:lastRenderedPageBreak/>
        <w:t>directly deal with functional information within the GSCA algorithm, both functional explanatory and outcome variables (Suk</w:t>
      </w:r>
      <w:r w:rsidR="00775816">
        <w:rPr>
          <w:lang w:val="en-US"/>
        </w:rPr>
        <w:t>, 2016</w:t>
      </w:r>
      <w:r w:rsidRPr="00F83121">
        <w:rPr>
          <w:lang w:val="en-US"/>
        </w:rPr>
        <w:t>). (</w:t>
      </w:r>
      <w:r w:rsidR="000E0971">
        <w:rPr>
          <w:lang w:val="en-US"/>
        </w:rPr>
        <w:t>64</w:t>
      </w:r>
      <w:r w:rsidRPr="00F83121">
        <w:rPr>
          <w:lang w:val="en-US"/>
        </w:rPr>
        <w:t xml:space="preserve"> mots)</w:t>
      </w:r>
    </w:p>
    <w:p w14:paraId="583033D1" w14:textId="77777777" w:rsidR="00F83121" w:rsidRPr="00F83121" w:rsidRDefault="00F83121" w:rsidP="00F83121">
      <w:pPr>
        <w:rPr>
          <w:b/>
          <w:bCs/>
          <w:lang w:val="en-US"/>
        </w:rPr>
      </w:pPr>
      <w:r w:rsidRPr="00F83121">
        <w:rPr>
          <w:b/>
          <w:bCs/>
          <w:lang w:val="en-US"/>
        </w:rPr>
        <w:t>References.</w:t>
      </w:r>
    </w:p>
    <w:p w14:paraId="689F5459" w14:textId="7F865AD8" w:rsidR="005C146C" w:rsidRPr="00F83121" w:rsidRDefault="00F83121" w:rsidP="00F83121">
      <w:pPr>
        <w:rPr>
          <w:lang w:val="en-US"/>
        </w:rPr>
      </w:pPr>
      <w:r w:rsidRPr="00F83121">
        <w:rPr>
          <w:lang w:val="en-US"/>
        </w:rPr>
        <w:t xml:space="preserve">[1] Ramsey, J. O. and Silverman, B. W. (2005). </w:t>
      </w:r>
      <w:r w:rsidRPr="006340AA">
        <w:rPr>
          <w:i/>
          <w:iCs/>
          <w:lang w:val="en-US"/>
        </w:rPr>
        <w:t>Functional Data Analysis</w:t>
      </w:r>
      <w:r w:rsidRPr="00F83121">
        <w:rPr>
          <w:lang w:val="en-US"/>
        </w:rPr>
        <w:t xml:space="preserve">, Chapter 8. </w:t>
      </w:r>
      <w:r>
        <w:rPr>
          <w:lang w:val="en-US"/>
        </w:rPr>
        <w:br/>
      </w:r>
      <w:r w:rsidRPr="00F83121">
        <w:rPr>
          <w:lang w:val="en-US"/>
        </w:rPr>
        <w:t xml:space="preserve">[2] </w:t>
      </w:r>
      <w:r w:rsidR="006340AA" w:rsidRPr="006340AA">
        <w:rPr>
          <w:lang w:val="en-US"/>
        </w:rPr>
        <w:t xml:space="preserve">Vigneau, E., &amp; </w:t>
      </w:r>
      <w:proofErr w:type="spellStart"/>
      <w:r w:rsidR="006340AA" w:rsidRPr="006340AA">
        <w:rPr>
          <w:lang w:val="en-US"/>
        </w:rPr>
        <w:t>Qannari</w:t>
      </w:r>
      <w:proofErr w:type="spellEnd"/>
      <w:r w:rsidR="006340AA" w:rsidRPr="006340AA">
        <w:rPr>
          <w:lang w:val="en-US"/>
        </w:rPr>
        <w:t xml:space="preserve">, E. M. (2003). </w:t>
      </w:r>
      <w:r w:rsidR="006340AA" w:rsidRPr="006340AA">
        <w:rPr>
          <w:i/>
          <w:iCs/>
          <w:lang w:val="en-US"/>
        </w:rPr>
        <w:t>Clustering of Variables Around Latent Components</w:t>
      </w:r>
      <w:r w:rsidR="006340AA" w:rsidRPr="006340AA">
        <w:rPr>
          <w:lang w:val="en-US"/>
        </w:rPr>
        <w:t xml:space="preserve">. Communications in Statistics - Simulation and Computation, 32(4), 1131–1150. </w:t>
      </w:r>
      <w:r w:rsidR="006340AA">
        <w:rPr>
          <w:lang w:val="en-US"/>
        </w:rPr>
        <w:br/>
      </w:r>
      <w:r w:rsidRPr="00F83121">
        <w:rPr>
          <w:lang w:val="en-US"/>
        </w:rPr>
        <w:t xml:space="preserve">[3] Hwang H., </w:t>
      </w:r>
      <w:proofErr w:type="spellStart"/>
      <w:r w:rsidRPr="00F83121">
        <w:rPr>
          <w:lang w:val="en-US"/>
        </w:rPr>
        <w:t>Takane</w:t>
      </w:r>
      <w:proofErr w:type="spellEnd"/>
      <w:r w:rsidRPr="00F83121">
        <w:rPr>
          <w:lang w:val="en-US"/>
        </w:rPr>
        <w:t xml:space="preserve"> Y. (2004). </w:t>
      </w:r>
      <w:r w:rsidRPr="006C5BDB">
        <w:rPr>
          <w:i/>
          <w:iCs/>
          <w:lang w:val="en-US"/>
        </w:rPr>
        <w:t>Generalized Structured Component Analysis</w:t>
      </w:r>
      <w:r w:rsidRPr="00F83121">
        <w:rPr>
          <w:lang w:val="en-US"/>
        </w:rPr>
        <w:t xml:space="preserve">. </w:t>
      </w:r>
      <w:proofErr w:type="spellStart"/>
      <w:r>
        <w:t>Psychometrika</w:t>
      </w:r>
      <w:proofErr w:type="spellEnd"/>
      <w:r>
        <w:t xml:space="preserve"> Vol.69, No. 1, 81–99. (</w:t>
      </w:r>
      <w:r w:rsidR="000E0971">
        <w:t>49</w:t>
      </w:r>
      <w:r>
        <w:t xml:space="preserve"> mots)</w:t>
      </w:r>
    </w:p>
    <w:sectPr w:rsidR="005C146C" w:rsidRPr="00F831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0" w:author="BOUGEARD Stephanie" w:date="2026-05-26T11:57:00Z" w:initials="BS">
    <w:p w14:paraId="4DA23B75" w14:textId="0FE114B7" w:rsidR="009C67A8" w:rsidRDefault="009C67A8">
      <w:pPr>
        <w:pStyle w:val="Commentaire"/>
      </w:pPr>
      <w:r>
        <w:rPr>
          <w:rStyle w:val="Marquedecommentaire"/>
        </w:rPr>
        <w:annotationRef/>
      </w:r>
      <w:r>
        <w:t>Trop tôt, on ne comprend pas encore les blocs</w:t>
      </w:r>
    </w:p>
  </w:comment>
  <w:comment w:id="13" w:author="BOUGEARD Stephanie" w:date="2026-05-26T12:04:00Z" w:initials="BS">
    <w:p w14:paraId="6305E712" w14:textId="13BB602D" w:rsidR="00C643A2" w:rsidRDefault="00C643A2">
      <w:pPr>
        <w:pStyle w:val="Commentaire"/>
      </w:pPr>
      <w:r>
        <w:rPr>
          <w:rStyle w:val="Marquedecommentaire"/>
        </w:rPr>
        <w:annotationRef/>
      </w:r>
      <w:r>
        <w:t>Les vecteurs en minuscule (et gras) ; les matrices ne majuscule et gras</w:t>
      </w:r>
    </w:p>
  </w:comment>
  <w:comment w:id="17" w:author="MARTET Gaspard" w:date="2026-05-26T09:55:00Z" w:initials="MG">
    <w:p w14:paraId="748130F8" w14:textId="1A514DEC" w:rsidR="00515346" w:rsidRDefault="00515346">
      <w:pPr>
        <w:pStyle w:val="Commentaire"/>
      </w:pPr>
      <w:r>
        <w:rPr>
          <w:rStyle w:val="Marquedecommentaire"/>
        </w:rPr>
        <w:annotationRef/>
      </w:r>
      <w:r>
        <w:t>Faire la sélection de variable en ajoutant les variables de résistances chez les animaux, ce sera 59 variables explicatives max</w:t>
      </w:r>
    </w:p>
  </w:comment>
  <w:comment w:id="20" w:author="BOUGEARD Stephanie" w:date="2026-05-26T12:05:00Z" w:initials="BS">
    <w:p w14:paraId="10F45A62" w14:textId="096AFEEF" w:rsidR="00DF628C" w:rsidRDefault="00DF628C">
      <w:pPr>
        <w:pStyle w:val="Commentaire"/>
      </w:pPr>
      <w:r>
        <w:rPr>
          <w:rStyle w:val="Marquedecommentaire"/>
        </w:rPr>
        <w:annotationRef/>
      </w:r>
      <w:r>
        <w:t>Avec les bons chiffres (c’est plus précis ainsi)</w:t>
      </w:r>
    </w:p>
  </w:comment>
  <w:comment w:id="72" w:author="BOUGEARD Stephanie" w:date="2026-05-26T15:15:00Z" w:initials="BS">
    <w:p w14:paraId="195E513D" w14:textId="658233C5" w:rsidR="00F13BEC" w:rsidRDefault="00F13BEC">
      <w:pPr>
        <w:pStyle w:val="Commentaire"/>
      </w:pPr>
      <w:r>
        <w:rPr>
          <w:rStyle w:val="Marquedecommentaire"/>
        </w:rPr>
        <w:annotationRef/>
      </w:r>
      <w:r>
        <w:t>Là, ce serait vraiment bien de mettre les modèles visés (surtout si on a que 4 blocs, ce serait quand même plus précis pour le lecteur)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DA23B75" w15:done="0"/>
  <w15:commentEx w15:paraId="6305E712" w15:done="0"/>
  <w15:commentEx w15:paraId="748130F8" w15:done="0"/>
  <w15:commentEx w15:paraId="10F45A62" w15:done="0"/>
  <w15:commentEx w15:paraId="195E513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C00935" w16cex:dateUtc="2026-05-26T09:57:00Z"/>
  <w16cex:commentExtensible w16cex:durableId="2DC00AB6" w16cex:dateUtc="2026-05-26T10:04:00Z"/>
  <w16cex:commentExtensible w16cex:durableId="2DBFECAD" w16cex:dateUtc="2026-05-26T07:55:00Z"/>
  <w16cex:commentExtensible w16cex:durableId="2DC00AFF" w16cex:dateUtc="2026-05-26T10:05:00Z"/>
  <w16cex:commentExtensible w16cex:durableId="2DC03779" w16cex:dateUtc="2026-05-26T13:1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DA23B75" w16cid:durableId="2DC00935"/>
  <w16cid:commentId w16cid:paraId="6305E712" w16cid:durableId="2DC00AB6"/>
  <w16cid:commentId w16cid:paraId="748130F8" w16cid:durableId="2DBFECAD"/>
  <w16cid:commentId w16cid:paraId="10F45A62" w16cid:durableId="2DC00AFF"/>
  <w16cid:commentId w16cid:paraId="195E513D" w16cid:durableId="2DC0377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BOUGEARD Stephanie">
    <w15:presenceInfo w15:providerId="AD" w15:userId="S::Stephanie.BOUGEARD@anses.fr::30424678-3a90-4260-b90b-cbf9064ad1a8"/>
  </w15:person>
  <w15:person w15:author="MARTET Gaspard">
    <w15:presenceInfo w15:providerId="AD" w15:userId="S::gaspard.martet@anses.fr::470c0d68-1eb9-4c57-bde3-873ec4a1197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121"/>
    <w:rsid w:val="00061B23"/>
    <w:rsid w:val="000E0971"/>
    <w:rsid w:val="0017672E"/>
    <w:rsid w:val="001E0A82"/>
    <w:rsid w:val="003138A2"/>
    <w:rsid w:val="003B4BF1"/>
    <w:rsid w:val="00515346"/>
    <w:rsid w:val="005C146C"/>
    <w:rsid w:val="006340AA"/>
    <w:rsid w:val="006C5BDB"/>
    <w:rsid w:val="00775816"/>
    <w:rsid w:val="00835564"/>
    <w:rsid w:val="009C67A8"/>
    <w:rsid w:val="009E00BD"/>
    <w:rsid w:val="00C643A2"/>
    <w:rsid w:val="00D820E8"/>
    <w:rsid w:val="00DF628C"/>
    <w:rsid w:val="00F13BEC"/>
    <w:rsid w:val="00F83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C3B9B"/>
  <w15:chartTrackingRefBased/>
  <w15:docId w15:val="{92E3E399-6F55-4432-92D2-44906492E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6340AA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340AA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515346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515346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515346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51534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51534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microsoft.com/office/2018/08/relationships/commentsExtensible" Target="commentsExtensible.xml"/><Relationship Id="rId4" Type="http://schemas.openxmlformats.org/officeDocument/2006/relationships/styles" Target="style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F054F06B744341B86CA251713B1D2E" ma:contentTypeVersion="1" ma:contentTypeDescription="Crée un document." ma:contentTypeScope="" ma:versionID="24a6342b909a03ccb1bd268bee4a472b">
  <xsd:schema xmlns:xsd="http://www.w3.org/2001/XMLSchema" xmlns:xs="http://www.w3.org/2001/XMLSchema" xmlns:p="http://schemas.microsoft.com/office/2006/metadata/properties" xmlns:ns3="55ccfba5-5090-4e3d-9a33-6b4df7526a8c" targetNamespace="http://schemas.microsoft.com/office/2006/metadata/properties" ma:root="true" ma:fieldsID="4f7099d9f9ce3cc8e72f75374e1bb657" ns3:_="">
    <xsd:import namespace="55ccfba5-5090-4e3d-9a33-6b4df7526a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ccfba5-5090-4e3d-9a33-6b4df7526a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9997874-4D3A-41FD-9E59-6661BD50105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6111537-A322-4EB0-B911-5F100A3195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C83B53-67BA-461F-8DD9-BE9B121BB4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ccfba5-5090-4e3d-9a33-6b4df7526a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2</Pages>
  <Words>681</Words>
  <Characters>3749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MARTET Gaspard</dc:creator>
  <cp:keywords/>
  <dc:description/>
  <cp:lastModifiedBy>BOUGEARD Stephanie</cp:lastModifiedBy>
  <cp:revision>7</cp:revision>
  <dcterms:created xsi:type="dcterms:W3CDTF">2026-05-22T15:16:00Z</dcterms:created>
  <dcterms:modified xsi:type="dcterms:W3CDTF">2026-05-26T13:17:00Z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0x010100F7F054F06B744341B86CA251713B1D2E</vt:lpwstr>
  </property>
</Properties>
</file>